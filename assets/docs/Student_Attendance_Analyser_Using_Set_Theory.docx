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w16du="http://schemas.microsoft.com/office/word/2023/wordml/word16du" mc:Ignorable="w14 wp14" xml:space="preserve">
  <w:body>
    <w:p xmlns:wp14="http://schemas.microsoft.com/office/word/2010/wordml" w14:paraId="672A6659" wp14:textId="77777777">
      <w:pPr>
        <w:pStyle w:val="BodyText"/>
        <w:spacing w:before="75"/>
        <w:rPr>
          <w:rFonts w:ascii="Times New Roman"/>
          <w:sz w:val="24"/>
        </w:rPr>
      </w:pPr>
    </w:p>
    <w:p xmlns:wp14="http://schemas.microsoft.com/office/word/2010/wordml" w14:paraId="74C06650" wp14:textId="77777777">
      <w:pPr>
        <w:pStyle w:val="Heading2"/>
      </w:pPr>
      <w:r>
        <w:rPr>
          <w:color w:val="64748A"/>
        </w:rPr>
        <w:t>PROJECT </w:t>
      </w:r>
      <w:r>
        <w:rPr>
          <w:color w:val="64748A"/>
          <w:spacing w:val="-2"/>
        </w:rPr>
        <w:t>DOCUMENTATION</w:t>
      </w:r>
    </w:p>
    <w:p xmlns:wp14="http://schemas.microsoft.com/office/word/2010/wordml" w14:paraId="0A37501D" wp14:textId="77777777">
      <w:pPr>
        <w:pStyle w:val="BodyText"/>
        <w:spacing w:before="258"/>
        <w:rPr>
          <w:sz w:val="24"/>
        </w:rPr>
      </w:pPr>
    </w:p>
    <w:p xmlns:wp14="http://schemas.microsoft.com/office/word/2010/wordml" w14:paraId="615061CE" wp14:textId="77777777">
      <w:pPr>
        <w:pStyle w:val="Title"/>
        <w:spacing w:line="249" w:lineRule="auto"/>
      </w:pPr>
      <w:r>
        <w:rPr>
          <w:color w:val="162454"/>
        </w:rPr>
        <w:t>Student Attendance Analyser</w:t>
      </w:r>
      <w:r>
        <w:rPr>
          <w:color w:val="162454"/>
          <w:spacing w:val="-12"/>
        </w:rPr>
        <w:t> </w:t>
      </w:r>
      <w:r>
        <w:rPr>
          <w:color w:val="162454"/>
        </w:rPr>
        <w:t>Using</w:t>
      </w:r>
      <w:r>
        <w:rPr>
          <w:color w:val="162454"/>
          <w:spacing w:val="-12"/>
        </w:rPr>
        <w:t> </w:t>
      </w:r>
      <w:r>
        <w:rPr>
          <w:color w:val="162454"/>
        </w:rPr>
        <w:t>Set</w:t>
      </w:r>
      <w:r>
        <w:rPr>
          <w:color w:val="162454"/>
          <w:spacing w:val="-12"/>
        </w:rPr>
        <w:t> </w:t>
      </w:r>
      <w:r>
        <w:rPr>
          <w:color w:val="162454"/>
        </w:rPr>
        <w:t>Theory</w:t>
      </w:r>
    </w:p>
    <w:p xmlns:wp14="http://schemas.microsoft.com/office/word/2010/wordml" w14:paraId="5DAB6C7B" wp14:textId="77777777">
      <w:pPr>
        <w:pStyle w:val="BodyText"/>
        <w:spacing w:before="10"/>
        <w:rPr>
          <w:rFonts w:ascii="Arial"/>
          <w:b/>
          <w:sz w:val="50"/>
        </w:rPr>
      </w:pPr>
    </w:p>
    <w:p xmlns:wp14="http://schemas.microsoft.com/office/word/2010/wordml" w14:paraId="3EB2D9D9" wp14:textId="77777777">
      <w:pPr>
        <w:pStyle w:val="Heading2"/>
      </w:pPr>
      <w:r>
        <w:rPr>
          <w:color w:val="64748A"/>
        </w:rPr>
        <w:t>A Set-Theoretic Approach to Attendance Monitoring, Analysis and </w:t>
      </w:r>
      <w:r>
        <w:rPr>
          <w:color w:val="64748A"/>
          <w:spacing w:val="-2"/>
        </w:rPr>
        <w:t>Eligibility</w:t>
      </w:r>
    </w:p>
    <w:p xmlns:wp14="http://schemas.microsoft.com/office/word/2010/wordml" w14:paraId="02EB378F" wp14:textId="77777777">
      <w:pPr>
        <w:pStyle w:val="BodyText"/>
        <w:rPr>
          <w:sz w:val="20"/>
        </w:rPr>
      </w:pPr>
    </w:p>
    <w:p xmlns:wp14="http://schemas.microsoft.com/office/word/2010/wordml" w14:paraId="6A05A809" wp14:textId="77777777">
      <w:pPr>
        <w:pStyle w:val="BodyText"/>
        <w:rPr>
          <w:sz w:val="20"/>
        </w:rPr>
      </w:pPr>
    </w:p>
    <w:p xmlns:wp14="http://schemas.microsoft.com/office/word/2010/wordml" w14:paraId="5A39BBE3" wp14:textId="77777777">
      <w:pPr>
        <w:pStyle w:val="BodyText"/>
        <w:rPr>
          <w:sz w:val="20"/>
        </w:rPr>
      </w:pPr>
    </w:p>
    <w:p xmlns:wp14="http://schemas.microsoft.com/office/word/2010/wordml" w14:paraId="41C8F396" wp14:textId="77777777">
      <w:pPr>
        <w:pStyle w:val="BodyText"/>
        <w:spacing w:before="142"/>
        <w:rPr>
          <w:sz w:val="20"/>
        </w:rPr>
      </w:pPr>
    </w:p>
    <w:tbl>
      <w:tblPr>
        <w:tblW w:w="0" w:type="auto"/>
        <w:jc w:val="left"/>
        <w:tblInd w:w="858" w:type="dxa"/>
        <w:tblBorders>
          <w:top w:val="single" w:color="CAD4E1" w:sz="6" w:space="0"/>
          <w:left w:val="single" w:color="CAD4E1" w:sz="6" w:space="0"/>
          <w:bottom w:val="single" w:color="CAD4E1" w:sz="6" w:space="0"/>
          <w:right w:val="single" w:color="CAD4E1" w:sz="6" w:space="0"/>
          <w:insideH w:val="single" w:color="CAD4E1" w:sz="6" w:space="0"/>
          <w:insideV w:val="single" w:color="CAD4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5953"/>
      </w:tblGrid>
      <w:tr xmlns:wp14="http://schemas.microsoft.com/office/word/2010/wordml" w14:paraId="52E9D03A" wp14:textId="77777777">
        <w:trPr>
          <w:trHeight w:val="391" w:hRule="atLeast"/>
        </w:trPr>
        <w:tc>
          <w:tcPr>
            <w:tcW w:w="2551" w:type="dxa"/>
            <w:tcBorders>
              <w:bottom w:val="single" w:color="CAD4E1" w:sz="4" w:space="0"/>
              <w:right w:val="single" w:color="CAD4E1" w:sz="4" w:space="0"/>
            </w:tcBorders>
            <w:shd w:val="clear" w:color="auto" w:fill="EFF6FF"/>
          </w:tcPr>
          <w:p w14:paraId="7F6F1490" wp14:textId="77777777">
            <w:pPr>
              <w:pStyle w:val="TableParagraph"/>
              <w:spacing w:before="64"/>
              <w:ind w:left="1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z w:val="19"/>
              </w:rPr>
              <w:t>Project </w:t>
            </w:r>
            <w:r>
              <w:rPr>
                <w:rFonts w:ascii="Arial"/>
                <w:b/>
                <w:color w:val="1D283B"/>
                <w:spacing w:val="-4"/>
                <w:sz w:val="19"/>
              </w:rPr>
              <w:t>Type</w:t>
            </w:r>
          </w:p>
        </w:tc>
        <w:tc>
          <w:tcPr>
            <w:tcW w:w="5953" w:type="dxa"/>
            <w:tcBorders>
              <w:left w:val="single" w:color="CAD4E1" w:sz="4" w:space="0"/>
              <w:bottom w:val="single" w:color="CAD4E1" w:sz="4" w:space="0"/>
            </w:tcBorders>
          </w:tcPr>
          <w:p w14:paraId="4DA38FE6" wp14:textId="77777777">
            <w:pPr>
              <w:pStyle w:val="TableParagraph"/>
              <w:spacing w:before="64"/>
              <w:ind w:left="182"/>
              <w:rPr>
                <w:sz w:val="19"/>
              </w:rPr>
            </w:pPr>
            <w:r>
              <w:rPr>
                <w:color w:val="1D283B"/>
                <w:sz w:val="19"/>
              </w:rPr>
              <w:t>Academic / Mini </w:t>
            </w:r>
            <w:r>
              <w:rPr>
                <w:color w:val="1D283B"/>
                <w:spacing w:val="-2"/>
                <w:sz w:val="19"/>
              </w:rPr>
              <w:t>Project</w:t>
            </w:r>
          </w:p>
        </w:tc>
      </w:tr>
      <w:tr xmlns:wp14="http://schemas.microsoft.com/office/word/2010/wordml" w14:paraId="3FDAC3DA" wp14:textId="77777777">
        <w:trPr>
          <w:trHeight w:val="393" w:hRule="atLeast"/>
        </w:trPr>
        <w:tc>
          <w:tcPr>
            <w:tcW w:w="2551" w:type="dxa"/>
            <w:tcBorders>
              <w:top w:val="single" w:color="CAD4E1" w:sz="4" w:space="0"/>
              <w:bottom w:val="single" w:color="CAD4E1" w:sz="4" w:space="0"/>
              <w:right w:val="single" w:color="CAD4E1" w:sz="4" w:space="0"/>
            </w:tcBorders>
            <w:shd w:val="clear" w:color="auto" w:fill="EFF6FF"/>
          </w:tcPr>
          <w:p w14:paraId="292A275D" wp14:textId="77777777">
            <w:pPr>
              <w:pStyle w:val="TableParagraph"/>
              <w:ind w:left="1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Domain</w:t>
            </w:r>
          </w:p>
        </w:tc>
        <w:tc>
          <w:tcPr>
            <w:tcW w:w="5953" w:type="dxa"/>
            <w:tcBorders>
              <w:top w:val="single" w:color="CAD4E1" w:sz="4" w:space="0"/>
              <w:left w:val="single" w:color="CAD4E1" w:sz="4" w:space="0"/>
              <w:bottom w:val="single" w:color="CAD4E1" w:sz="4" w:space="0"/>
            </w:tcBorders>
          </w:tcPr>
          <w:p w14:paraId="09BE8DFB" wp14:textId="77777777">
            <w:pPr>
              <w:pStyle w:val="TableParagraph"/>
              <w:ind w:left="182"/>
              <w:rPr>
                <w:sz w:val="19"/>
              </w:rPr>
            </w:pPr>
            <w:r>
              <w:rPr>
                <w:color w:val="1D283B"/>
                <w:sz w:val="19"/>
              </w:rPr>
              <w:t>Data Analysis • Set Theory • Student </w:t>
            </w:r>
            <w:r>
              <w:rPr>
                <w:color w:val="1D283B"/>
                <w:spacing w:val="-2"/>
                <w:sz w:val="19"/>
              </w:rPr>
              <w:t>Management</w:t>
            </w:r>
          </w:p>
        </w:tc>
      </w:tr>
      <w:tr xmlns:wp14="http://schemas.microsoft.com/office/word/2010/wordml" w14:paraId="789DA75D" wp14:textId="77777777">
        <w:trPr>
          <w:trHeight w:val="391" w:hRule="atLeast"/>
        </w:trPr>
        <w:tc>
          <w:tcPr>
            <w:tcW w:w="2551" w:type="dxa"/>
            <w:tcBorders>
              <w:top w:val="single" w:color="CAD4E1" w:sz="4" w:space="0"/>
              <w:right w:val="single" w:color="CAD4E1" w:sz="4" w:space="0"/>
            </w:tcBorders>
            <w:shd w:val="clear" w:color="auto" w:fill="EFF6FF"/>
          </w:tcPr>
          <w:p w14:paraId="0CFFFD6B" wp14:textId="77777777">
            <w:pPr>
              <w:pStyle w:val="TableParagraph"/>
              <w:ind w:left="17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Level</w:t>
            </w:r>
          </w:p>
        </w:tc>
        <w:tc>
          <w:tcPr>
            <w:tcW w:w="5953" w:type="dxa"/>
            <w:tcBorders>
              <w:top w:val="single" w:color="CAD4E1" w:sz="4" w:space="0"/>
              <w:left w:val="single" w:color="CAD4E1" w:sz="4" w:space="0"/>
            </w:tcBorders>
          </w:tcPr>
          <w:p w14:paraId="2993890F" wp14:textId="77777777">
            <w:pPr>
              <w:pStyle w:val="TableParagraph"/>
              <w:ind w:left="182"/>
              <w:rPr>
                <w:sz w:val="19"/>
              </w:rPr>
            </w:pPr>
            <w:r>
              <w:rPr>
                <w:color w:val="1D283B"/>
                <w:sz w:val="19"/>
              </w:rPr>
              <w:t>College / </w:t>
            </w:r>
            <w:r>
              <w:rPr>
                <w:color w:val="1D283B"/>
                <w:spacing w:val="-2"/>
                <w:sz w:val="19"/>
              </w:rPr>
              <w:t>Undergraduate</w:t>
            </w:r>
          </w:p>
        </w:tc>
      </w:tr>
    </w:tbl>
    <w:p xmlns:wp14="http://schemas.microsoft.com/office/word/2010/wordml" w14:paraId="72A3D3EC" wp14:textId="77777777">
      <w:pPr>
        <w:pStyle w:val="BodyText"/>
        <w:rPr>
          <w:sz w:val="24"/>
        </w:rPr>
      </w:pPr>
    </w:p>
    <w:p xmlns:wp14="http://schemas.microsoft.com/office/word/2010/wordml" w14:paraId="0D0B940D" wp14:textId="77777777">
      <w:pPr>
        <w:pStyle w:val="BodyText"/>
        <w:rPr>
          <w:sz w:val="24"/>
        </w:rPr>
      </w:pPr>
    </w:p>
    <w:p xmlns:wp14="http://schemas.microsoft.com/office/word/2010/wordml" w14:paraId="0E27B00A" wp14:textId="77777777">
      <w:pPr>
        <w:pStyle w:val="BodyText"/>
        <w:rPr>
          <w:sz w:val="24"/>
        </w:rPr>
      </w:pPr>
    </w:p>
    <w:p xmlns:wp14="http://schemas.microsoft.com/office/word/2010/wordml" w14:paraId="60061E4C" wp14:textId="77777777">
      <w:pPr>
        <w:pStyle w:val="BodyText"/>
        <w:spacing w:before="152"/>
        <w:rPr>
          <w:sz w:val="24"/>
        </w:rPr>
      </w:pPr>
    </w:p>
    <w:p xmlns:wp14="http://schemas.microsoft.com/office/word/2010/wordml" w14:paraId="54A82EDB" wp14:textId="77777777">
      <w:pPr>
        <w:pStyle w:val="Heading2"/>
      </w:pPr>
      <w:r>
        <w:rPr>
          <w:color w:val="64748A"/>
        </w:rPr>
        <w:t>Submitted for academic </w:t>
      </w:r>
      <w:r>
        <w:rPr>
          <w:color w:val="64748A"/>
          <w:spacing w:val="-2"/>
        </w:rPr>
        <w:t>evaluation</w:t>
      </w:r>
    </w:p>
    <w:p xmlns:wp14="http://schemas.microsoft.com/office/word/2010/wordml" w14:paraId="44EAFD9C" wp14:textId="77777777">
      <w:pPr>
        <w:pStyle w:val="BodyText"/>
        <w:rPr>
          <w:sz w:val="24"/>
        </w:rPr>
      </w:pPr>
    </w:p>
    <w:p xmlns:wp14="http://schemas.microsoft.com/office/word/2010/wordml" w14:paraId="4B94D5A5" wp14:textId="77777777">
      <w:pPr>
        <w:pStyle w:val="BodyText"/>
        <w:spacing w:before="82"/>
        <w:rPr>
          <w:sz w:val="24"/>
        </w:rPr>
      </w:pPr>
    </w:p>
    <w:p xmlns:wp14="http://schemas.microsoft.com/office/word/2010/wordml" w14:paraId="0FB5FCD6" wp14:textId="77777777">
      <w:pPr>
        <w:pStyle w:val="BodyText"/>
        <w:tabs>
          <w:tab w:val="left" w:leader="none" w:pos="4289"/>
        </w:tabs>
        <w:spacing w:line="312" w:lineRule="auto"/>
        <w:ind w:left="290" w:right="5872"/>
      </w:pPr>
      <w:r>
        <w:rPr>
          <w:color w:val="1D283B"/>
        </w:rPr>
        <w:t>Name: </w:t>
      </w:r>
      <w:r>
        <w:rPr>
          <w:color w:val="1D283B"/>
          <w:u w:val="single" w:color="1C273A"/>
        </w:rPr>
        <w:tab/>
      </w:r>
      <w:r>
        <w:rPr>
          <w:color w:val="1D283B"/>
          <w:spacing w:val="-28"/>
          <w:u w:val="single" w:color="1C273A"/>
        </w:rPr>
        <w:t> </w:t>
      </w:r>
      <w:r>
        <w:rPr>
          <w:color w:val="1D283B"/>
        </w:rPr>
        <w:t> Roll No.: </w:t>
      </w:r>
      <w:r>
        <w:rPr>
          <w:color w:val="1D283B"/>
          <w:u w:val="single" w:color="1C273A"/>
        </w:rPr>
        <w:tab/>
      </w:r>
    </w:p>
    <w:p xmlns:wp14="http://schemas.microsoft.com/office/word/2010/wordml" w14:paraId="06B2D4FD" wp14:textId="77777777">
      <w:pPr>
        <w:pStyle w:val="BodyText"/>
        <w:tabs>
          <w:tab w:val="left" w:leader="none" w:pos="2165"/>
          <w:tab w:val="left" w:leader="none" w:pos="4826"/>
        </w:tabs>
        <w:ind w:left="290"/>
      </w:pPr>
      <w:r>
        <w:rPr>
          <w:color w:val="1D283B"/>
        </w:rPr>
        <w:t>Division: </w:t>
      </w:r>
      <w:r>
        <w:rPr>
          <w:color w:val="1D283B"/>
          <w:u w:val="single" w:color="1C273A"/>
        </w:rPr>
        <w:tab/>
      </w:r>
      <w:r>
        <w:rPr>
          <w:color w:val="1D283B"/>
          <w:spacing w:val="80"/>
        </w:rPr>
        <w:t> </w:t>
      </w:r>
      <w:r>
        <w:rPr>
          <w:color w:val="1D283B"/>
        </w:rPr>
        <w:t>Academic Year: </w:t>
      </w:r>
      <w:r>
        <w:rPr>
          <w:color w:val="1D283B"/>
          <w:u w:val="single" w:color="1C273A"/>
        </w:rPr>
        <w:tab/>
      </w:r>
    </w:p>
    <w:p xmlns:wp14="http://schemas.microsoft.com/office/word/2010/wordml" w14:paraId="3DEEC669" wp14:textId="77777777">
      <w:pPr>
        <w:pStyle w:val="BodyText"/>
        <w:spacing w:after="0"/>
        <w:sectPr>
          <w:footerReference w:type="default" r:id="rId5"/>
          <w:type w:val="continuous"/>
          <w:pgSz w:w="11910" w:h="16840" w:orient="portrait"/>
          <w:pgMar w:top="1920" w:right="850" w:bottom="660" w:left="850" w:header="0" w:footer="467"/>
          <w:pgNumType w:start="1"/>
          <w:cols w:num="1"/>
        </w:sectPr>
      </w:pPr>
    </w:p>
    <w:p xmlns:wp14="http://schemas.microsoft.com/office/word/2010/wordml" w14:paraId="78356A93" wp14:textId="77777777">
      <w:pPr>
        <w:pStyle w:val="Heading1"/>
        <w:ind w:left="290" w:firstLine="0"/>
      </w:pPr>
      <w:r>
        <w:rPr>
          <w:color w:val="162454"/>
        </w:rPr>
        <w:t>TABLE OF </w:t>
      </w:r>
      <w:r>
        <w:rPr>
          <w:color w:val="162454"/>
          <w:spacing w:val="-2"/>
        </w:rPr>
        <w:t>CONTENTS</w:t>
      </w:r>
    </w:p>
    <w:p xmlns:wp14="http://schemas.microsoft.com/office/word/2010/wordml" w14:paraId="3656B9AB" wp14:textId="77777777">
      <w:pPr>
        <w:pStyle w:val="BodyText"/>
        <w:spacing w:before="131"/>
        <w:rPr>
          <w:rFonts w:ascii="Arial"/>
          <w:b/>
          <w:sz w:val="32"/>
        </w:rPr>
      </w:pPr>
    </w:p>
    <w:p xmlns:wp14="http://schemas.microsoft.com/office/word/2010/wordml" w14:paraId="7CBFD60A" wp14:textId="77777777">
      <w:pPr>
        <w:pStyle w:val="ListParagraph"/>
        <w:numPr>
          <w:ilvl w:val="0"/>
          <w:numId w:val="1"/>
        </w:numPr>
        <w:tabs>
          <w:tab w:val="left" w:leader="none" w:pos="630"/>
        </w:tabs>
        <w:spacing w:before="0" w:after="0" w:line="240" w:lineRule="auto"/>
        <w:ind w:left="630" w:right="0" w:hanging="340"/>
        <w:jc w:val="left"/>
        <w:rPr>
          <w:sz w:val="20"/>
        </w:rPr>
      </w:pPr>
      <w:r>
        <w:rPr>
          <w:color w:val="1D283B"/>
          <w:spacing w:val="-2"/>
          <w:sz w:val="20"/>
        </w:rPr>
        <w:t>Abstract</w:t>
      </w:r>
    </w:p>
    <w:p xmlns:wp14="http://schemas.microsoft.com/office/word/2010/wordml" w14:paraId="3E7A9F1C" wp14:textId="77777777">
      <w:pPr>
        <w:pStyle w:val="ListParagraph"/>
        <w:numPr>
          <w:ilvl w:val="0"/>
          <w:numId w:val="1"/>
        </w:numPr>
        <w:tabs>
          <w:tab w:val="left" w:leader="none" w:pos="630"/>
        </w:tabs>
        <w:spacing w:before="210" w:after="0" w:line="240" w:lineRule="auto"/>
        <w:ind w:left="630" w:right="0" w:hanging="340"/>
        <w:jc w:val="left"/>
        <w:rPr>
          <w:sz w:val="20"/>
        </w:rPr>
      </w:pPr>
      <w:r>
        <w:rPr>
          <w:color w:val="1D283B"/>
          <w:spacing w:val="-2"/>
          <w:sz w:val="20"/>
        </w:rPr>
        <w:t>Introduction</w:t>
      </w:r>
    </w:p>
    <w:p xmlns:wp14="http://schemas.microsoft.com/office/word/2010/wordml" w14:paraId="6BDA56DE" wp14:textId="77777777">
      <w:pPr>
        <w:pStyle w:val="ListParagraph"/>
        <w:numPr>
          <w:ilvl w:val="0"/>
          <w:numId w:val="1"/>
        </w:numPr>
        <w:tabs>
          <w:tab w:val="left" w:leader="none" w:pos="630"/>
        </w:tabs>
        <w:spacing w:before="210" w:after="0" w:line="240" w:lineRule="auto"/>
        <w:ind w:left="630" w:right="0" w:hanging="340"/>
        <w:jc w:val="left"/>
        <w:rPr>
          <w:sz w:val="20"/>
        </w:rPr>
      </w:pPr>
      <w:r>
        <w:rPr>
          <w:color w:val="1D283B"/>
          <w:sz w:val="20"/>
        </w:rPr>
        <w:t>Problem</w:t>
      </w:r>
      <w:r>
        <w:rPr>
          <w:color w:val="1D283B"/>
          <w:spacing w:val="15"/>
          <w:sz w:val="20"/>
        </w:rPr>
        <w:t> </w:t>
      </w:r>
      <w:r>
        <w:rPr>
          <w:color w:val="1D283B"/>
          <w:spacing w:val="-2"/>
          <w:sz w:val="20"/>
        </w:rPr>
        <w:t>Statement</w:t>
      </w:r>
    </w:p>
    <w:p xmlns:wp14="http://schemas.microsoft.com/office/word/2010/wordml" w14:paraId="6510F2A9" wp14:textId="77777777">
      <w:pPr>
        <w:pStyle w:val="ListParagraph"/>
        <w:numPr>
          <w:ilvl w:val="0"/>
          <w:numId w:val="1"/>
        </w:numPr>
        <w:tabs>
          <w:tab w:val="left" w:leader="none" w:pos="630"/>
        </w:tabs>
        <w:spacing w:before="210" w:after="0" w:line="240" w:lineRule="auto"/>
        <w:ind w:left="630" w:right="0" w:hanging="340"/>
        <w:jc w:val="left"/>
        <w:rPr>
          <w:sz w:val="20"/>
        </w:rPr>
      </w:pPr>
      <w:r>
        <w:rPr>
          <w:color w:val="1D283B"/>
          <w:spacing w:val="-2"/>
          <w:sz w:val="20"/>
        </w:rPr>
        <w:t>Objective</w:t>
      </w:r>
    </w:p>
    <w:p xmlns:wp14="http://schemas.microsoft.com/office/word/2010/wordml" w14:paraId="6884D045" wp14:textId="77777777">
      <w:pPr>
        <w:pStyle w:val="ListParagraph"/>
        <w:numPr>
          <w:ilvl w:val="0"/>
          <w:numId w:val="1"/>
        </w:numPr>
        <w:tabs>
          <w:tab w:val="left" w:leader="none" w:pos="630"/>
        </w:tabs>
        <w:spacing w:before="210" w:after="0" w:line="240" w:lineRule="auto"/>
        <w:ind w:left="630" w:right="0" w:hanging="340"/>
        <w:jc w:val="left"/>
        <w:rPr>
          <w:sz w:val="20"/>
        </w:rPr>
      </w:pPr>
      <w:r>
        <w:rPr>
          <w:color w:val="1D283B"/>
          <w:sz w:val="20"/>
        </w:rPr>
        <w:t>Proposed</w:t>
      </w:r>
      <w:r>
        <w:rPr>
          <w:color w:val="1D283B"/>
          <w:spacing w:val="18"/>
          <w:sz w:val="20"/>
        </w:rPr>
        <w:t> </w:t>
      </w:r>
      <w:r>
        <w:rPr>
          <w:color w:val="1D283B"/>
          <w:spacing w:val="-2"/>
          <w:sz w:val="20"/>
        </w:rPr>
        <w:t>System</w:t>
      </w:r>
    </w:p>
    <w:p xmlns:wp14="http://schemas.microsoft.com/office/word/2010/wordml" w14:paraId="392A1CBC" wp14:textId="77777777">
      <w:pPr>
        <w:pStyle w:val="ListParagraph"/>
        <w:numPr>
          <w:ilvl w:val="0"/>
          <w:numId w:val="1"/>
        </w:numPr>
        <w:tabs>
          <w:tab w:val="left" w:leader="none" w:pos="630"/>
        </w:tabs>
        <w:spacing w:before="210" w:after="0" w:line="240" w:lineRule="auto"/>
        <w:ind w:left="630" w:right="0" w:hanging="340"/>
        <w:jc w:val="left"/>
        <w:rPr>
          <w:sz w:val="20"/>
        </w:rPr>
      </w:pPr>
      <w:r>
        <w:rPr>
          <w:color w:val="1D283B"/>
          <w:sz w:val="20"/>
        </w:rPr>
        <w:t>System</w:t>
      </w:r>
      <w:r>
        <w:rPr>
          <w:color w:val="1D283B"/>
          <w:spacing w:val="14"/>
          <w:sz w:val="20"/>
        </w:rPr>
        <w:t> </w:t>
      </w:r>
      <w:r>
        <w:rPr>
          <w:color w:val="1D283B"/>
          <w:spacing w:val="-2"/>
          <w:sz w:val="20"/>
        </w:rPr>
        <w:t>Architecture</w:t>
      </w:r>
    </w:p>
    <w:p xmlns:wp14="http://schemas.microsoft.com/office/word/2010/wordml" w14:paraId="3E85DB9B" wp14:textId="77777777">
      <w:pPr>
        <w:pStyle w:val="ListParagraph"/>
        <w:numPr>
          <w:ilvl w:val="0"/>
          <w:numId w:val="1"/>
        </w:numPr>
        <w:tabs>
          <w:tab w:val="left" w:leader="none" w:pos="630"/>
        </w:tabs>
        <w:spacing w:before="210" w:after="0" w:line="240" w:lineRule="auto"/>
        <w:ind w:left="630" w:right="0" w:hanging="340"/>
        <w:jc w:val="left"/>
        <w:rPr>
          <w:sz w:val="20"/>
        </w:rPr>
      </w:pPr>
      <w:r>
        <w:rPr>
          <w:color w:val="1D283B"/>
          <w:sz w:val="20"/>
        </w:rPr>
        <w:t>Main</w:t>
      </w:r>
      <w:r>
        <w:rPr>
          <w:color w:val="1D283B"/>
          <w:spacing w:val="9"/>
          <w:sz w:val="20"/>
        </w:rPr>
        <w:t> </w:t>
      </w:r>
      <w:r>
        <w:rPr>
          <w:color w:val="1D283B"/>
          <w:spacing w:val="-2"/>
          <w:sz w:val="20"/>
        </w:rPr>
        <w:t>Components</w:t>
      </w:r>
    </w:p>
    <w:p xmlns:wp14="http://schemas.microsoft.com/office/word/2010/wordml" w14:paraId="4F7240AF" wp14:textId="77777777">
      <w:pPr>
        <w:pStyle w:val="ListParagraph"/>
        <w:numPr>
          <w:ilvl w:val="0"/>
          <w:numId w:val="1"/>
        </w:numPr>
        <w:tabs>
          <w:tab w:val="left" w:leader="none" w:pos="630"/>
        </w:tabs>
        <w:spacing w:before="210" w:after="0" w:line="240" w:lineRule="auto"/>
        <w:ind w:left="630" w:right="0" w:hanging="340"/>
        <w:jc w:val="left"/>
        <w:rPr>
          <w:sz w:val="20"/>
        </w:rPr>
      </w:pPr>
      <w:r>
        <w:rPr>
          <w:color w:val="1D283B"/>
          <w:sz w:val="20"/>
        </w:rPr>
        <w:t>Working</w:t>
      </w:r>
      <w:r>
        <w:rPr>
          <w:color w:val="1D283B"/>
          <w:spacing w:val="15"/>
          <w:sz w:val="20"/>
        </w:rPr>
        <w:t> </w:t>
      </w:r>
      <w:r>
        <w:rPr>
          <w:color w:val="1D283B"/>
          <w:spacing w:val="-2"/>
          <w:sz w:val="20"/>
        </w:rPr>
        <w:t>Principle</w:t>
      </w:r>
    </w:p>
    <w:p xmlns:wp14="http://schemas.microsoft.com/office/word/2010/wordml" w14:paraId="64BBD995" wp14:textId="77777777">
      <w:pPr>
        <w:pStyle w:val="ListParagraph"/>
        <w:numPr>
          <w:ilvl w:val="0"/>
          <w:numId w:val="1"/>
        </w:numPr>
        <w:tabs>
          <w:tab w:val="left" w:leader="none" w:pos="630"/>
        </w:tabs>
        <w:spacing w:before="210" w:after="0" w:line="240" w:lineRule="auto"/>
        <w:ind w:left="630" w:right="0" w:hanging="340"/>
        <w:jc w:val="left"/>
        <w:rPr>
          <w:sz w:val="20"/>
        </w:rPr>
      </w:pPr>
      <w:r>
        <w:rPr>
          <w:color w:val="1D283B"/>
          <w:sz w:val="20"/>
        </w:rPr>
        <w:t>Example</w:t>
      </w:r>
      <w:r>
        <w:rPr>
          <w:color w:val="1D283B"/>
          <w:spacing w:val="13"/>
          <w:sz w:val="20"/>
        </w:rPr>
        <w:t> </w:t>
      </w:r>
      <w:r>
        <w:rPr>
          <w:color w:val="1D283B"/>
          <w:sz w:val="20"/>
        </w:rPr>
        <w:t>of</w:t>
      </w:r>
      <w:r>
        <w:rPr>
          <w:color w:val="1D283B"/>
          <w:spacing w:val="13"/>
          <w:sz w:val="20"/>
        </w:rPr>
        <w:t> </w:t>
      </w:r>
      <w:r>
        <w:rPr>
          <w:color w:val="1D283B"/>
          <w:sz w:val="20"/>
        </w:rPr>
        <w:t>Automatic</w:t>
      </w:r>
      <w:r>
        <w:rPr>
          <w:color w:val="1D283B"/>
          <w:spacing w:val="13"/>
          <w:sz w:val="20"/>
        </w:rPr>
        <w:t> </w:t>
      </w:r>
      <w:r>
        <w:rPr>
          <w:color w:val="1D283B"/>
          <w:spacing w:val="-2"/>
          <w:sz w:val="20"/>
        </w:rPr>
        <w:t>Control</w:t>
      </w:r>
    </w:p>
    <w:p xmlns:wp14="http://schemas.microsoft.com/office/word/2010/wordml" w14:paraId="5BEB3FC8" wp14:textId="77777777">
      <w:pPr>
        <w:pStyle w:val="ListParagraph"/>
        <w:numPr>
          <w:ilvl w:val="0"/>
          <w:numId w:val="1"/>
        </w:numPr>
        <w:tabs>
          <w:tab w:val="left" w:leader="none" w:pos="744"/>
        </w:tabs>
        <w:spacing w:before="210" w:after="0" w:line="240" w:lineRule="auto"/>
        <w:ind w:left="744" w:right="0" w:hanging="454"/>
        <w:jc w:val="left"/>
        <w:rPr>
          <w:sz w:val="20"/>
        </w:rPr>
      </w:pPr>
      <w:r>
        <w:rPr>
          <w:color w:val="1D283B"/>
          <w:sz w:val="20"/>
        </w:rPr>
        <w:t>Role</w:t>
      </w:r>
      <w:r>
        <w:rPr>
          <w:color w:val="1D283B"/>
          <w:spacing w:val="9"/>
          <w:sz w:val="20"/>
        </w:rPr>
        <w:t> </w:t>
      </w:r>
      <w:r>
        <w:rPr>
          <w:color w:val="1D283B"/>
          <w:sz w:val="20"/>
        </w:rPr>
        <w:t>of</w:t>
      </w:r>
      <w:r>
        <w:rPr>
          <w:color w:val="1D283B"/>
          <w:spacing w:val="10"/>
          <w:sz w:val="20"/>
        </w:rPr>
        <w:t> </w:t>
      </w:r>
      <w:r>
        <w:rPr>
          <w:color w:val="1D283B"/>
          <w:sz w:val="20"/>
        </w:rPr>
        <w:t>IoT</w:t>
      </w:r>
      <w:r>
        <w:rPr>
          <w:color w:val="1D283B"/>
          <w:spacing w:val="10"/>
          <w:sz w:val="20"/>
        </w:rPr>
        <w:t> </w:t>
      </w:r>
      <w:r>
        <w:rPr>
          <w:color w:val="1D283B"/>
          <w:sz w:val="20"/>
        </w:rPr>
        <w:t>and</w:t>
      </w:r>
      <w:r>
        <w:rPr>
          <w:color w:val="1D283B"/>
          <w:spacing w:val="9"/>
          <w:sz w:val="20"/>
        </w:rPr>
        <w:t> </w:t>
      </w:r>
      <w:r>
        <w:rPr>
          <w:color w:val="1D283B"/>
          <w:sz w:val="20"/>
        </w:rPr>
        <w:t>Embedded</w:t>
      </w:r>
      <w:r>
        <w:rPr>
          <w:color w:val="1D283B"/>
          <w:spacing w:val="10"/>
          <w:sz w:val="20"/>
        </w:rPr>
        <w:t> </w:t>
      </w:r>
      <w:r>
        <w:rPr>
          <w:color w:val="1D283B"/>
          <w:spacing w:val="-2"/>
          <w:sz w:val="20"/>
        </w:rPr>
        <w:t>System</w:t>
      </w:r>
    </w:p>
    <w:p xmlns:wp14="http://schemas.microsoft.com/office/word/2010/wordml" w14:paraId="5B583F74" wp14:textId="77777777">
      <w:pPr>
        <w:pStyle w:val="ListParagraph"/>
        <w:numPr>
          <w:ilvl w:val="0"/>
          <w:numId w:val="1"/>
        </w:numPr>
        <w:tabs>
          <w:tab w:val="left" w:leader="none" w:pos="744"/>
        </w:tabs>
        <w:spacing w:before="210" w:after="0" w:line="240" w:lineRule="auto"/>
        <w:ind w:left="744" w:right="0" w:hanging="454"/>
        <w:jc w:val="left"/>
        <w:rPr>
          <w:sz w:val="20"/>
        </w:rPr>
      </w:pPr>
      <w:r>
        <w:rPr>
          <w:color w:val="1D283B"/>
          <w:sz w:val="20"/>
        </w:rPr>
        <w:t>Software</w:t>
      </w:r>
      <w:r>
        <w:rPr>
          <w:color w:val="1D283B"/>
          <w:spacing w:val="16"/>
          <w:sz w:val="20"/>
        </w:rPr>
        <w:t> </w:t>
      </w:r>
      <w:r>
        <w:rPr>
          <w:color w:val="1D283B"/>
          <w:spacing w:val="-2"/>
          <w:sz w:val="20"/>
        </w:rPr>
        <w:t>Requirement</w:t>
      </w:r>
    </w:p>
    <w:p xmlns:wp14="http://schemas.microsoft.com/office/word/2010/wordml" w14:paraId="6688E059" wp14:textId="77777777">
      <w:pPr>
        <w:pStyle w:val="ListParagraph"/>
        <w:numPr>
          <w:ilvl w:val="0"/>
          <w:numId w:val="1"/>
        </w:numPr>
        <w:tabs>
          <w:tab w:val="left" w:leader="none" w:pos="744"/>
        </w:tabs>
        <w:spacing w:before="210" w:after="0" w:line="240" w:lineRule="auto"/>
        <w:ind w:left="744" w:right="0" w:hanging="454"/>
        <w:jc w:val="left"/>
        <w:rPr>
          <w:sz w:val="20"/>
        </w:rPr>
      </w:pPr>
      <w:r>
        <w:rPr>
          <w:color w:val="1D283B"/>
          <w:spacing w:val="-2"/>
          <w:sz w:val="20"/>
        </w:rPr>
        <w:t>Advantages</w:t>
      </w:r>
    </w:p>
    <w:p xmlns:wp14="http://schemas.microsoft.com/office/word/2010/wordml" w14:paraId="2BFBC3A2" wp14:textId="77777777">
      <w:pPr>
        <w:pStyle w:val="ListParagraph"/>
        <w:numPr>
          <w:ilvl w:val="0"/>
          <w:numId w:val="1"/>
        </w:numPr>
        <w:tabs>
          <w:tab w:val="left" w:leader="none" w:pos="744"/>
        </w:tabs>
        <w:spacing w:before="210" w:after="0" w:line="240" w:lineRule="auto"/>
        <w:ind w:left="744" w:right="0" w:hanging="454"/>
        <w:jc w:val="left"/>
        <w:rPr>
          <w:sz w:val="20"/>
        </w:rPr>
      </w:pPr>
      <w:r>
        <w:rPr>
          <w:color w:val="1D283B"/>
          <w:spacing w:val="-2"/>
          <w:sz w:val="20"/>
        </w:rPr>
        <w:t>Limitations</w:t>
      </w:r>
    </w:p>
    <w:p xmlns:wp14="http://schemas.microsoft.com/office/word/2010/wordml" w14:paraId="6EE1D720" wp14:textId="77777777">
      <w:pPr>
        <w:pStyle w:val="ListParagraph"/>
        <w:numPr>
          <w:ilvl w:val="0"/>
          <w:numId w:val="1"/>
        </w:numPr>
        <w:tabs>
          <w:tab w:val="left" w:leader="none" w:pos="744"/>
        </w:tabs>
        <w:spacing w:before="210" w:after="0" w:line="240" w:lineRule="auto"/>
        <w:ind w:left="744" w:right="0" w:hanging="454"/>
        <w:jc w:val="left"/>
        <w:rPr>
          <w:sz w:val="20"/>
        </w:rPr>
      </w:pPr>
      <w:r>
        <w:rPr>
          <w:color w:val="1D283B"/>
          <w:spacing w:val="-2"/>
          <w:sz w:val="20"/>
        </w:rPr>
        <w:t>Applications</w:t>
      </w:r>
    </w:p>
    <w:p xmlns:wp14="http://schemas.microsoft.com/office/word/2010/wordml" w14:paraId="149E9CDF" wp14:textId="77777777">
      <w:pPr>
        <w:pStyle w:val="ListParagraph"/>
        <w:numPr>
          <w:ilvl w:val="0"/>
          <w:numId w:val="1"/>
        </w:numPr>
        <w:tabs>
          <w:tab w:val="left" w:leader="none" w:pos="744"/>
        </w:tabs>
        <w:spacing w:before="210" w:after="0" w:line="240" w:lineRule="auto"/>
        <w:ind w:left="744" w:right="0" w:hanging="454"/>
        <w:jc w:val="left"/>
        <w:rPr>
          <w:sz w:val="20"/>
        </w:rPr>
      </w:pPr>
      <w:r>
        <w:rPr>
          <w:color w:val="1D283B"/>
          <w:sz w:val="20"/>
        </w:rPr>
        <w:t>Future</w:t>
      </w:r>
      <w:r>
        <w:rPr>
          <w:color w:val="1D283B"/>
          <w:spacing w:val="12"/>
          <w:sz w:val="20"/>
        </w:rPr>
        <w:t> </w:t>
      </w:r>
      <w:r>
        <w:rPr>
          <w:color w:val="1D283B"/>
          <w:spacing w:val="-2"/>
          <w:sz w:val="20"/>
        </w:rPr>
        <w:t>Scope</w:t>
      </w:r>
    </w:p>
    <w:p xmlns:wp14="http://schemas.microsoft.com/office/word/2010/wordml" w14:paraId="5A27AEFB" wp14:textId="77777777">
      <w:pPr>
        <w:pStyle w:val="ListParagraph"/>
        <w:numPr>
          <w:ilvl w:val="0"/>
          <w:numId w:val="1"/>
        </w:numPr>
        <w:tabs>
          <w:tab w:val="left" w:leader="none" w:pos="744"/>
        </w:tabs>
        <w:spacing w:before="210" w:after="0" w:line="240" w:lineRule="auto"/>
        <w:ind w:left="744" w:right="0" w:hanging="454"/>
        <w:jc w:val="left"/>
        <w:rPr>
          <w:sz w:val="20"/>
        </w:rPr>
      </w:pPr>
      <w:r>
        <w:rPr>
          <w:color w:val="1D283B"/>
          <w:sz w:val="20"/>
        </w:rPr>
        <w:t>Expected</w:t>
      </w:r>
      <w:r>
        <w:rPr>
          <w:color w:val="1D283B"/>
          <w:spacing w:val="17"/>
          <w:sz w:val="20"/>
        </w:rPr>
        <w:t> </w:t>
      </w:r>
      <w:r>
        <w:rPr>
          <w:color w:val="1D283B"/>
          <w:spacing w:val="-2"/>
          <w:sz w:val="20"/>
        </w:rPr>
        <w:t>Outcomes</w:t>
      </w:r>
    </w:p>
    <w:p xmlns:wp14="http://schemas.microsoft.com/office/word/2010/wordml" w14:paraId="2B2A7A39" wp14:textId="77777777">
      <w:pPr>
        <w:pStyle w:val="ListParagraph"/>
        <w:numPr>
          <w:ilvl w:val="0"/>
          <w:numId w:val="1"/>
        </w:numPr>
        <w:tabs>
          <w:tab w:val="left" w:leader="none" w:pos="744"/>
        </w:tabs>
        <w:spacing w:before="210" w:after="0" w:line="240" w:lineRule="auto"/>
        <w:ind w:left="744" w:right="0" w:hanging="454"/>
        <w:jc w:val="left"/>
        <w:rPr>
          <w:sz w:val="20"/>
        </w:rPr>
      </w:pPr>
      <w:r>
        <w:rPr>
          <w:color w:val="1D283B"/>
          <w:spacing w:val="-2"/>
          <w:sz w:val="20"/>
        </w:rPr>
        <w:t>Conclusion</w:t>
      </w:r>
    </w:p>
    <w:p xmlns:wp14="http://schemas.microsoft.com/office/word/2010/wordml" w14:paraId="071E4E01" wp14:textId="77777777">
      <w:pPr>
        <w:pStyle w:val="ListParagraph"/>
        <w:numPr>
          <w:ilvl w:val="0"/>
          <w:numId w:val="1"/>
        </w:numPr>
        <w:tabs>
          <w:tab w:val="left" w:leader="none" w:pos="744"/>
        </w:tabs>
        <w:spacing w:before="210" w:after="0" w:line="240" w:lineRule="auto"/>
        <w:ind w:left="744" w:right="0" w:hanging="454"/>
        <w:jc w:val="left"/>
        <w:rPr>
          <w:sz w:val="20"/>
        </w:rPr>
      </w:pPr>
      <w:r>
        <w:rPr>
          <w:color w:val="1D283B"/>
          <w:spacing w:val="-2"/>
          <w:sz w:val="20"/>
        </w:rPr>
        <w:t>References</w:t>
      </w:r>
    </w:p>
    <w:p xmlns:wp14="http://schemas.microsoft.com/office/word/2010/wordml" w14:paraId="45FB0818" wp14:textId="77777777">
      <w:pPr>
        <w:pStyle w:val="ListParagraph"/>
        <w:spacing w:after="0" w:line="240" w:lineRule="auto"/>
        <w:jc w:val="left"/>
        <w:rPr>
          <w:sz w:val="20"/>
        </w:rPr>
        <w:sectPr>
          <w:pgSz w:w="11910" w:h="16840" w:orient="portrait"/>
          <w:pgMar w:top="1080" w:right="850" w:bottom="660" w:left="850" w:header="0" w:footer="467"/>
          <w:cols w:num="1"/>
        </w:sectPr>
      </w:pPr>
    </w:p>
    <w:p xmlns:wp14="http://schemas.microsoft.com/office/word/2010/wordml" w14:paraId="6B48C85E" wp14:textId="77777777">
      <w:pPr>
        <w:pStyle w:val="Heading1"/>
        <w:numPr>
          <w:ilvl w:val="0"/>
          <w:numId w:val="2"/>
        </w:numPr>
        <w:tabs>
          <w:tab w:val="left" w:leader="none" w:pos="645"/>
        </w:tabs>
        <w:spacing w:before="62" w:after="0" w:line="240" w:lineRule="auto"/>
        <w:ind w:left="645" w:right="0" w:hanging="355"/>
        <w:jc w:val="left"/>
      </w:pPr>
      <w:r>
        <w:rPr>
          <w:color w:val="162454"/>
          <w:spacing w:val="-2"/>
        </w:rPr>
        <w:t>Abstract</w:t>
      </w:r>
    </w:p>
    <w:p xmlns:wp14="http://schemas.microsoft.com/office/word/2010/wordml" w14:paraId="4612074E" wp14:textId="77777777">
      <w:pPr>
        <w:pStyle w:val="BodyText"/>
        <w:spacing w:before="204" w:line="312" w:lineRule="auto"/>
        <w:ind w:left="290" w:right="299"/>
      </w:pPr>
      <w:r>
        <w:rPr>
          <w:color w:val="1D283B"/>
        </w:rPr>
        <w:t>Attendance is an important academic indicator because it reflects student participation and is often used to determine</w:t>
      </w:r>
      <w:r>
        <w:rPr>
          <w:color w:val="1D283B"/>
          <w:spacing w:val="-3"/>
        </w:rPr>
        <w:t> </w:t>
      </w:r>
      <w:r>
        <w:rPr>
          <w:color w:val="1D283B"/>
        </w:rPr>
        <w:t>eligibility</w:t>
      </w:r>
      <w:r>
        <w:rPr>
          <w:color w:val="1D283B"/>
          <w:spacing w:val="-3"/>
        </w:rPr>
        <w:t> </w:t>
      </w:r>
      <w:r>
        <w:rPr>
          <w:color w:val="1D283B"/>
        </w:rPr>
        <w:t>for</w:t>
      </w:r>
      <w:r>
        <w:rPr>
          <w:color w:val="1D283B"/>
          <w:spacing w:val="-3"/>
        </w:rPr>
        <w:t> </w:t>
      </w:r>
      <w:r>
        <w:rPr>
          <w:color w:val="1D283B"/>
        </w:rPr>
        <w:t>examinations,</w:t>
      </w:r>
      <w:r>
        <w:rPr>
          <w:color w:val="1D283B"/>
          <w:spacing w:val="-3"/>
        </w:rPr>
        <w:t> </w:t>
      </w:r>
      <w:r>
        <w:rPr>
          <w:color w:val="1D283B"/>
        </w:rPr>
        <w:t>practical</w:t>
      </w:r>
      <w:r>
        <w:rPr>
          <w:color w:val="1D283B"/>
          <w:spacing w:val="-3"/>
        </w:rPr>
        <w:t> </w:t>
      </w:r>
      <w:r>
        <w:rPr>
          <w:color w:val="1D283B"/>
        </w:rPr>
        <w:t>sessions,</w:t>
      </w:r>
      <w:r>
        <w:rPr>
          <w:color w:val="1D283B"/>
          <w:spacing w:val="-3"/>
        </w:rPr>
        <w:t> </w:t>
      </w:r>
      <w:r>
        <w:rPr>
          <w:color w:val="1D283B"/>
        </w:rPr>
        <w:t>or</w:t>
      </w:r>
      <w:r>
        <w:rPr>
          <w:color w:val="1D283B"/>
          <w:spacing w:val="-3"/>
        </w:rPr>
        <w:t> </w:t>
      </w:r>
      <w:r>
        <w:rPr>
          <w:color w:val="1D283B"/>
        </w:rPr>
        <w:t>academic</w:t>
      </w:r>
      <w:r>
        <w:rPr>
          <w:color w:val="1D283B"/>
          <w:spacing w:val="-3"/>
        </w:rPr>
        <w:t> </w:t>
      </w:r>
      <w:r>
        <w:rPr>
          <w:color w:val="1D283B"/>
        </w:rPr>
        <w:t>activities.</w:t>
      </w:r>
      <w:r>
        <w:rPr>
          <w:color w:val="1D283B"/>
          <w:spacing w:val="-3"/>
        </w:rPr>
        <w:t> </w:t>
      </w:r>
      <w:r>
        <w:rPr>
          <w:color w:val="1D283B"/>
        </w:rPr>
        <w:t>Traditional</w:t>
      </w:r>
      <w:r>
        <w:rPr>
          <w:color w:val="1D283B"/>
          <w:spacing w:val="-3"/>
        </w:rPr>
        <w:t> </w:t>
      </w:r>
      <w:r>
        <w:rPr>
          <w:color w:val="1D283B"/>
        </w:rPr>
        <w:t>attendance</w:t>
      </w:r>
      <w:r>
        <w:rPr>
          <w:color w:val="1D283B"/>
          <w:spacing w:val="-3"/>
        </w:rPr>
        <w:t> </w:t>
      </w:r>
      <w:r>
        <w:rPr>
          <w:color w:val="1D283B"/>
        </w:rPr>
        <w:t>registers and simple percentage calculations can become difficult to manage when the number of students and subjects increases. This project presents a </w:t>
      </w:r>
      <w:r>
        <w:rPr>
          <w:rFonts w:ascii="Arial"/>
          <w:b/>
          <w:color w:val="1D283B"/>
        </w:rPr>
        <w:t>Student Attendance Analyser using Set Theory</w:t>
      </w:r>
      <w:r>
        <w:rPr>
          <w:color w:val="1D283B"/>
        </w:rPr>
        <w:t>, where attendance information is represented as mathematical sets and analysed through operations such as union, intersection, difference and complement.</w:t>
      </w:r>
    </w:p>
    <w:p xmlns:wp14="http://schemas.microsoft.com/office/word/2010/wordml" w14:paraId="34965EB5" wp14:textId="77777777">
      <w:pPr>
        <w:pStyle w:val="BodyText"/>
        <w:spacing w:before="140"/>
        <w:ind w:left="290"/>
      </w:pPr>
      <w:r>
        <w:rPr>
          <w:color w:val="1D283B"/>
        </w:rPr>
        <w:t>The proposed system accepts attendance records, converts them into meaningful student sets, </w:t>
      </w:r>
      <w:r>
        <w:rPr>
          <w:color w:val="1D283B"/>
          <w:spacing w:val="-2"/>
        </w:rPr>
        <w:t>applies</w:t>
      </w:r>
    </w:p>
    <w:p xmlns:wp14="http://schemas.microsoft.com/office/word/2010/wordml" w14:paraId="2D34BF2A" wp14:textId="77777777">
      <w:pPr>
        <w:pStyle w:val="BodyText"/>
        <w:spacing w:before="66" w:line="312" w:lineRule="auto"/>
        <w:ind w:left="290" w:right="704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7872155A" wp14:editId="7777777">
                <wp:simplePos x="0" y="0"/>
                <wp:positionH relativeFrom="page">
                  <wp:posOffset>622599</wp:posOffset>
                </wp:positionH>
                <wp:positionV relativeFrom="paragraph">
                  <wp:posOffset>742996</wp:posOffset>
                </wp:positionV>
                <wp:extent cx="6315075" cy="37465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315075" cy="37465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  <a:ln w="8890">
                          <a:solidFill>
                            <a:srgbClr val="BFDBFD"/>
                          </a:solidFill>
                          <a:prstDash val="solid"/>
                        </a:ln>
                      </wps:spPr>
                      <wps:txbx>
                        <w:txbxContent>
                          <w:p xmlns:wp14="http://schemas.microsoft.com/office/word/2010/wordml" w14:paraId="6460CFEB" wp14:textId="77777777">
                            <w:pPr>
                              <w:spacing w:before="158"/>
                              <w:ind w:left="152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Key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idea: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attendance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records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62454"/>
                                <w:w w:val="105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62454"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sets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62454"/>
                                <w:w w:val="105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62454"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0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operations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62454"/>
                                <w:w w:val="105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62454"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analysis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1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62454"/>
                                <w:w w:val="105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62454"/>
                                <w:spacing w:val="-5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2"/>
                                <w:w w:val="105"/>
                                <w:sz w:val="18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6C5A937">
              <v:shape id="docshape3" style="position:absolute;margin-left:49.023621pt;margin-top:58.503628pt;width:497.25pt;height:29.5pt;mso-position-horizontal-relative:page;mso-position-vertical-relative:paragraph;z-index:15728640" filled="true" fillcolor="#eff6ff" stroked="true" strokecolor="#bfdbfd" strokeweight=".7pt" type="#_x0000_t202">
                <v:textbox inset="0,0,0,0">
                  <w:txbxContent>
                    <w:p w14:paraId="5F5B7D33" wp14:textId="77777777">
                      <w:pPr>
                        <w:spacing w:before="158"/>
                        <w:ind w:left="152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Key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idea: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attendance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records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162454"/>
                          <w:w w:val="105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62454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student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sets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162454"/>
                          <w:w w:val="105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62454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set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0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operations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162454"/>
                          <w:w w:val="105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62454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analysis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1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162454"/>
                          <w:w w:val="105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62454"/>
                          <w:spacing w:val="-5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2"/>
                          <w:w w:val="105"/>
                          <w:sz w:val="18"/>
                        </w:rPr>
                        <w:t>report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1D283B"/>
        </w:rPr>
        <w:t>set-theoretic</w:t>
      </w:r>
      <w:r>
        <w:rPr>
          <w:color w:val="1D283B"/>
          <w:spacing w:val="-3"/>
        </w:rPr>
        <w:t> </w:t>
      </w:r>
      <w:r>
        <w:rPr>
          <w:color w:val="1D283B"/>
        </w:rPr>
        <w:t>rules,</w:t>
      </w:r>
      <w:r>
        <w:rPr>
          <w:color w:val="1D283B"/>
          <w:spacing w:val="-3"/>
        </w:rPr>
        <w:t> </w:t>
      </w:r>
      <w:r>
        <w:rPr>
          <w:color w:val="1D283B"/>
        </w:rPr>
        <w:t>and</w:t>
      </w:r>
      <w:r>
        <w:rPr>
          <w:color w:val="1D283B"/>
          <w:spacing w:val="-3"/>
        </w:rPr>
        <w:t> </w:t>
      </w:r>
      <w:r>
        <w:rPr>
          <w:color w:val="1D283B"/>
        </w:rPr>
        <w:t>produces</w:t>
      </w:r>
      <w:r>
        <w:rPr>
          <w:color w:val="1D283B"/>
          <w:spacing w:val="-3"/>
        </w:rPr>
        <w:t> </w:t>
      </w:r>
      <w:r>
        <w:rPr>
          <w:color w:val="1D283B"/>
        </w:rPr>
        <w:t>summaries</w:t>
      </w:r>
      <w:r>
        <w:rPr>
          <w:color w:val="1D283B"/>
          <w:spacing w:val="-3"/>
        </w:rPr>
        <w:t> </w:t>
      </w:r>
      <w:r>
        <w:rPr>
          <w:color w:val="1D283B"/>
        </w:rPr>
        <w:t>such</w:t>
      </w:r>
      <w:r>
        <w:rPr>
          <w:color w:val="1D283B"/>
          <w:spacing w:val="-3"/>
        </w:rPr>
        <w:t> </w:t>
      </w:r>
      <w:r>
        <w:rPr>
          <w:color w:val="1D283B"/>
        </w:rPr>
        <w:t>as</w:t>
      </w:r>
      <w:r>
        <w:rPr>
          <w:color w:val="1D283B"/>
          <w:spacing w:val="-3"/>
        </w:rPr>
        <w:t> </w:t>
      </w:r>
      <w:r>
        <w:rPr>
          <w:color w:val="1D283B"/>
        </w:rPr>
        <w:t>students</w:t>
      </w:r>
      <w:r>
        <w:rPr>
          <w:color w:val="1D283B"/>
          <w:spacing w:val="-3"/>
        </w:rPr>
        <w:t> </w:t>
      </w:r>
      <w:r>
        <w:rPr>
          <w:color w:val="1D283B"/>
        </w:rPr>
        <w:t>meeting</w:t>
      </w:r>
      <w:r>
        <w:rPr>
          <w:color w:val="1D283B"/>
          <w:spacing w:val="-3"/>
        </w:rPr>
        <w:t> </w:t>
      </w:r>
      <w:r>
        <w:rPr>
          <w:color w:val="1D283B"/>
        </w:rPr>
        <w:t>the</w:t>
      </w:r>
      <w:r>
        <w:rPr>
          <w:color w:val="1D283B"/>
          <w:spacing w:val="-3"/>
        </w:rPr>
        <w:t> </w:t>
      </w:r>
      <w:r>
        <w:rPr>
          <w:color w:val="1D283B"/>
        </w:rPr>
        <w:t>minimum</w:t>
      </w:r>
      <w:r>
        <w:rPr>
          <w:color w:val="1D283B"/>
          <w:spacing w:val="-3"/>
        </w:rPr>
        <w:t> </w:t>
      </w:r>
      <w:r>
        <w:rPr>
          <w:color w:val="1D283B"/>
        </w:rPr>
        <w:t>attendance</w:t>
      </w:r>
      <w:r>
        <w:rPr>
          <w:color w:val="1D283B"/>
          <w:spacing w:val="-3"/>
        </w:rPr>
        <w:t> </w:t>
      </w:r>
      <w:r>
        <w:rPr>
          <w:color w:val="1D283B"/>
        </w:rPr>
        <w:t>requirement, students with low attendance, and students common to multiple attendance groups. The approach provides a simple mathematical foundation for analysing attendance and can later be integrated with web dashboards, IoT-based attendance devices, or institutional databases.</w:t>
      </w:r>
    </w:p>
    <w:p xmlns:wp14="http://schemas.microsoft.com/office/word/2010/wordml" w:rsidP="1F12C10E" w14:paraId="049F31CB" wp14:textId="77777777">
      <w:pPr>
        <w:pStyle w:val="BodyText"/>
        <w:spacing w:before="209"/>
        <w:rPr>
          <w:sz w:val="32"/>
          <w:szCs w:val="32"/>
        </w:rPr>
      </w:pPr>
    </w:p>
    <w:p w:rsidR="1F12C10E" w:rsidP="1F12C10E" w:rsidRDefault="1F12C10E" w14:paraId="2FF43367" w14:textId="6B81C57A">
      <w:pPr>
        <w:pStyle w:val="BodyText"/>
        <w:spacing w:before="209"/>
        <w:rPr>
          <w:sz w:val="32"/>
          <w:szCs w:val="32"/>
        </w:rPr>
      </w:pPr>
    </w:p>
    <w:p w:rsidR="1F12C10E" w:rsidP="1F12C10E" w:rsidRDefault="1F12C10E" w14:paraId="46776D8B" w14:textId="6E988607">
      <w:pPr>
        <w:pStyle w:val="BodyText"/>
        <w:spacing w:before="209"/>
        <w:rPr>
          <w:sz w:val="32"/>
          <w:szCs w:val="32"/>
        </w:rPr>
      </w:pPr>
    </w:p>
    <w:p xmlns:wp14="http://schemas.microsoft.com/office/word/2010/wordml" w14:paraId="1AFD851D" wp14:textId="77777777">
      <w:pPr>
        <w:pStyle w:val="Heading1"/>
        <w:numPr>
          <w:ilvl w:val="0"/>
          <w:numId w:val="2"/>
        </w:numPr>
        <w:tabs>
          <w:tab w:val="left" w:leader="none" w:pos="645"/>
        </w:tabs>
        <w:spacing w:before="1" w:after="0" w:line="240" w:lineRule="auto"/>
        <w:ind w:left="645" w:right="0" w:hanging="355"/>
        <w:jc w:val="left"/>
      </w:pPr>
      <w:r>
        <w:rPr>
          <w:color w:val="162454"/>
          <w:spacing w:val="-2"/>
        </w:rPr>
        <w:t>Introduction</w:t>
      </w:r>
    </w:p>
    <w:p xmlns:wp14="http://schemas.microsoft.com/office/word/2010/wordml" w14:paraId="25AA3F53" wp14:textId="77777777">
      <w:pPr>
        <w:pStyle w:val="BodyText"/>
        <w:spacing w:before="204" w:line="312" w:lineRule="auto"/>
        <w:ind w:left="290" w:right="287"/>
      </w:pPr>
      <w:r>
        <w:rPr>
          <w:color w:val="1D283B"/>
        </w:rPr>
        <w:t>Student attendance management is a routine but important activity in educational institutions. Faculty members need</w:t>
      </w:r>
      <w:r>
        <w:rPr>
          <w:color w:val="1D283B"/>
          <w:spacing w:val="-4"/>
        </w:rPr>
        <w:t> </w:t>
      </w:r>
      <w:r>
        <w:rPr>
          <w:color w:val="1D283B"/>
        </w:rPr>
        <w:t>accurate</w:t>
      </w:r>
      <w:r>
        <w:rPr>
          <w:color w:val="1D283B"/>
          <w:spacing w:val="-4"/>
        </w:rPr>
        <w:t> </w:t>
      </w:r>
      <w:r>
        <w:rPr>
          <w:color w:val="1D283B"/>
        </w:rPr>
        <w:t>information</w:t>
      </w:r>
      <w:r>
        <w:rPr>
          <w:color w:val="1D283B"/>
          <w:spacing w:val="-4"/>
        </w:rPr>
        <w:t> </w:t>
      </w:r>
      <w:r>
        <w:rPr>
          <w:color w:val="1D283B"/>
        </w:rPr>
        <w:t>about</w:t>
      </w:r>
      <w:r>
        <w:rPr>
          <w:color w:val="1D283B"/>
          <w:spacing w:val="-4"/>
        </w:rPr>
        <w:t> </w:t>
      </w:r>
      <w:r>
        <w:rPr>
          <w:color w:val="1D283B"/>
        </w:rPr>
        <w:t>who</w:t>
      </w:r>
      <w:r>
        <w:rPr>
          <w:color w:val="1D283B"/>
          <w:spacing w:val="-4"/>
        </w:rPr>
        <w:t> </w:t>
      </w:r>
      <w:r>
        <w:rPr>
          <w:color w:val="1D283B"/>
        </w:rPr>
        <w:t>attended</w:t>
      </w:r>
      <w:r>
        <w:rPr>
          <w:color w:val="1D283B"/>
          <w:spacing w:val="-4"/>
        </w:rPr>
        <w:t> </w:t>
      </w:r>
      <w:r>
        <w:rPr>
          <w:color w:val="1D283B"/>
        </w:rPr>
        <w:t>a</w:t>
      </w:r>
      <w:r>
        <w:rPr>
          <w:color w:val="1D283B"/>
          <w:spacing w:val="-4"/>
        </w:rPr>
        <w:t> </w:t>
      </w:r>
      <w:r>
        <w:rPr>
          <w:color w:val="1D283B"/>
        </w:rPr>
        <w:t>class,</w:t>
      </w:r>
      <w:r>
        <w:rPr>
          <w:color w:val="1D283B"/>
          <w:spacing w:val="-4"/>
        </w:rPr>
        <w:t> </w:t>
      </w:r>
      <w:r>
        <w:rPr>
          <w:color w:val="1D283B"/>
        </w:rPr>
        <w:t>how</w:t>
      </w:r>
      <w:r>
        <w:rPr>
          <w:color w:val="1D283B"/>
          <w:spacing w:val="-4"/>
        </w:rPr>
        <w:t> </w:t>
      </w:r>
      <w:r>
        <w:rPr>
          <w:color w:val="1D283B"/>
        </w:rPr>
        <w:t>regularly</w:t>
      </w:r>
      <w:r>
        <w:rPr>
          <w:color w:val="1D283B"/>
          <w:spacing w:val="-4"/>
        </w:rPr>
        <w:t> </w:t>
      </w:r>
      <w:r>
        <w:rPr>
          <w:color w:val="1D283B"/>
        </w:rPr>
        <w:t>a</w:t>
      </w:r>
      <w:r>
        <w:rPr>
          <w:color w:val="1D283B"/>
          <w:spacing w:val="-4"/>
        </w:rPr>
        <w:t> </w:t>
      </w:r>
      <w:r>
        <w:rPr>
          <w:color w:val="1D283B"/>
        </w:rPr>
        <w:t>student</w:t>
      </w:r>
      <w:r>
        <w:rPr>
          <w:color w:val="1D283B"/>
          <w:spacing w:val="-4"/>
        </w:rPr>
        <w:t> </w:t>
      </w:r>
      <w:r>
        <w:rPr>
          <w:color w:val="1D283B"/>
        </w:rPr>
        <w:t>participates,</w:t>
      </w:r>
      <w:r>
        <w:rPr>
          <w:color w:val="1D283B"/>
          <w:spacing w:val="-4"/>
        </w:rPr>
        <w:t> </w:t>
      </w:r>
      <w:r>
        <w:rPr>
          <w:color w:val="1D283B"/>
        </w:rPr>
        <w:t>and</w:t>
      </w:r>
      <w:r>
        <w:rPr>
          <w:color w:val="1D283B"/>
          <w:spacing w:val="-4"/>
        </w:rPr>
        <w:t> </w:t>
      </w:r>
      <w:r>
        <w:rPr>
          <w:color w:val="1D283B"/>
        </w:rPr>
        <w:t>whether</w:t>
      </w:r>
      <w:r>
        <w:rPr>
          <w:color w:val="1D283B"/>
          <w:spacing w:val="-4"/>
        </w:rPr>
        <w:t> </w:t>
      </w:r>
      <w:r>
        <w:rPr>
          <w:color w:val="1D283B"/>
        </w:rPr>
        <w:t>a</w:t>
      </w:r>
      <w:r>
        <w:rPr>
          <w:color w:val="1D283B"/>
          <w:spacing w:val="-4"/>
        </w:rPr>
        <w:t> </w:t>
      </w:r>
      <w:r>
        <w:rPr>
          <w:color w:val="1D283B"/>
        </w:rPr>
        <w:t>student satisfies the institution's attendance rules. When records are maintained manually, calculating subject-wise and student-wise statistics can require repetitive work.</w:t>
      </w:r>
    </w:p>
    <w:p xmlns:wp14="http://schemas.microsoft.com/office/word/2010/wordml" w14:paraId="4B26065F" wp14:textId="77777777">
      <w:pPr>
        <w:pStyle w:val="BodyText"/>
        <w:spacing w:before="139" w:line="304" w:lineRule="auto"/>
        <w:ind w:left="290" w:right="299"/>
      </w:pPr>
      <w:r>
        <w:rPr>
          <w:color w:val="1D283B"/>
        </w:rPr>
        <w:t>Set Theory offers a structured way to represent groups of students. For example, the set </w:t>
      </w:r>
      <w:r>
        <w:rPr>
          <w:rFonts w:ascii="Arial" w:hAnsi="Arial"/>
          <w:b/>
          <w:color w:val="1D283B"/>
        </w:rPr>
        <w:t>P </w:t>
      </w:r>
      <w:r>
        <w:rPr>
          <w:color w:val="1D283B"/>
        </w:rPr>
        <w:t>may contain students who</w:t>
      </w:r>
      <w:r>
        <w:rPr>
          <w:color w:val="1D283B"/>
          <w:spacing w:val="-2"/>
        </w:rPr>
        <w:t> </w:t>
      </w:r>
      <w:r>
        <w:rPr>
          <w:color w:val="1D283B"/>
        </w:rPr>
        <w:t>were</w:t>
      </w:r>
      <w:r>
        <w:rPr>
          <w:color w:val="1D283B"/>
          <w:spacing w:val="-2"/>
        </w:rPr>
        <w:t> </w:t>
      </w:r>
      <w:r>
        <w:rPr>
          <w:color w:val="1D283B"/>
        </w:rPr>
        <w:t>present</w:t>
      </w:r>
      <w:r>
        <w:rPr>
          <w:color w:val="1D283B"/>
          <w:spacing w:val="-2"/>
        </w:rPr>
        <w:t> </w:t>
      </w:r>
      <w:r>
        <w:rPr>
          <w:color w:val="1D283B"/>
        </w:rPr>
        <w:t>in</w:t>
      </w:r>
      <w:r>
        <w:rPr>
          <w:color w:val="1D283B"/>
          <w:spacing w:val="-2"/>
        </w:rPr>
        <w:t> </w:t>
      </w:r>
      <w:r>
        <w:rPr>
          <w:color w:val="1D283B"/>
        </w:rPr>
        <w:t>a</w:t>
      </w:r>
      <w:r>
        <w:rPr>
          <w:color w:val="1D283B"/>
          <w:spacing w:val="-2"/>
        </w:rPr>
        <w:t> </w:t>
      </w:r>
      <w:r>
        <w:rPr>
          <w:color w:val="1D283B"/>
        </w:rPr>
        <w:t>particular</w:t>
      </w:r>
      <w:r>
        <w:rPr>
          <w:color w:val="1D283B"/>
          <w:spacing w:val="-2"/>
        </w:rPr>
        <w:t> </w:t>
      </w:r>
      <w:r>
        <w:rPr>
          <w:color w:val="1D283B"/>
        </w:rPr>
        <w:t>lecture,</w:t>
      </w:r>
      <w:r>
        <w:rPr>
          <w:color w:val="1D283B"/>
          <w:spacing w:val="-2"/>
        </w:rPr>
        <w:t> </w:t>
      </w:r>
      <w:r>
        <w:rPr>
          <w:color w:val="1D283B"/>
        </w:rPr>
        <w:t>while</w:t>
      </w:r>
      <w:r>
        <w:rPr>
          <w:color w:val="1D283B"/>
          <w:spacing w:val="-2"/>
        </w:rPr>
        <w:t> </w:t>
      </w:r>
      <w:r>
        <w:rPr>
          <w:rFonts w:ascii="Arial" w:hAnsi="Arial"/>
          <w:b/>
          <w:color w:val="1D283B"/>
        </w:rPr>
        <w:t>A</w:t>
      </w:r>
      <w:r>
        <w:rPr>
          <w:rFonts w:ascii="Arial" w:hAnsi="Arial"/>
          <w:b/>
          <w:color w:val="1D283B"/>
          <w:spacing w:val="-2"/>
        </w:rPr>
        <w:t> </w:t>
      </w:r>
      <w:r>
        <w:rPr>
          <w:color w:val="1D283B"/>
        </w:rPr>
        <w:t>may</w:t>
      </w:r>
      <w:r>
        <w:rPr>
          <w:color w:val="1D283B"/>
          <w:spacing w:val="-2"/>
        </w:rPr>
        <w:t> </w:t>
      </w:r>
      <w:r>
        <w:rPr>
          <w:color w:val="1D283B"/>
        </w:rPr>
        <w:t>contain</w:t>
      </w:r>
      <w:r>
        <w:rPr>
          <w:color w:val="1D283B"/>
          <w:spacing w:val="-2"/>
        </w:rPr>
        <w:t> </w:t>
      </w:r>
      <w:r>
        <w:rPr>
          <w:color w:val="1D283B"/>
        </w:rPr>
        <w:t>students</w:t>
      </w:r>
      <w:r>
        <w:rPr>
          <w:color w:val="1D283B"/>
          <w:spacing w:val="-2"/>
        </w:rPr>
        <w:t> </w:t>
      </w:r>
      <w:r>
        <w:rPr>
          <w:color w:val="1D283B"/>
        </w:rPr>
        <w:t>whose</w:t>
      </w:r>
      <w:r>
        <w:rPr>
          <w:color w:val="1D283B"/>
          <w:spacing w:val="-2"/>
        </w:rPr>
        <w:t> </w:t>
      </w:r>
      <w:r>
        <w:rPr>
          <w:color w:val="1D283B"/>
        </w:rPr>
        <w:t>cumulative</w:t>
      </w:r>
      <w:r>
        <w:rPr>
          <w:color w:val="1D283B"/>
          <w:spacing w:val="-2"/>
        </w:rPr>
        <w:t> </w:t>
      </w:r>
      <w:r>
        <w:rPr>
          <w:color w:val="1D283B"/>
        </w:rPr>
        <w:t>attendance</w:t>
      </w:r>
      <w:r>
        <w:rPr>
          <w:color w:val="1D283B"/>
          <w:spacing w:val="-2"/>
        </w:rPr>
        <w:t> </w:t>
      </w:r>
      <w:r>
        <w:rPr>
          <w:color w:val="1D283B"/>
        </w:rPr>
        <w:t>is</w:t>
      </w:r>
      <w:r>
        <w:rPr>
          <w:color w:val="1D283B"/>
          <w:spacing w:val="-2"/>
        </w:rPr>
        <w:t> </w:t>
      </w:r>
      <w:r>
        <w:rPr>
          <w:color w:val="1D283B"/>
        </w:rPr>
        <w:t>above</w:t>
      </w:r>
      <w:r>
        <w:rPr>
          <w:color w:val="1D283B"/>
          <w:spacing w:val="-2"/>
        </w:rPr>
        <w:t> </w:t>
      </w:r>
      <w:r>
        <w:rPr>
          <w:color w:val="1D283B"/>
        </w:rPr>
        <w:t>the required threshold. Operations such as </w:t>
      </w:r>
      <w:r>
        <w:rPr>
          <w:rFonts w:ascii="Arial" w:hAnsi="Arial"/>
          <w:b/>
          <w:color w:val="1D283B"/>
        </w:rPr>
        <w:t>P </w:t>
      </w:r>
      <w:r>
        <w:rPr>
          <w:rFonts w:ascii="Symbol" w:hAnsi="Symbol"/>
          <w:color w:val="1D283B"/>
        </w:rPr>
        <w:t></w:t>
      </w:r>
      <w:r>
        <w:rPr>
          <w:rFonts w:ascii="Times New Roman" w:hAnsi="Times New Roman"/>
          <w:color w:val="1D283B"/>
        </w:rPr>
        <w:t> </w:t>
      </w:r>
      <w:r>
        <w:rPr>
          <w:rFonts w:ascii="Arial" w:hAnsi="Arial"/>
          <w:b/>
          <w:color w:val="1D283B"/>
        </w:rPr>
        <w:t>A </w:t>
      </w:r>
      <w:r>
        <w:rPr>
          <w:color w:val="1D283B"/>
        </w:rPr>
        <w:t>can identify students who belong to both groups. This project demonstrates how these concepts can be converted into a practical attendance analysis workflow.</w:t>
      </w:r>
    </w:p>
    <w:p xmlns:wp14="http://schemas.microsoft.com/office/word/2010/wordml" w14:paraId="45719CF9" wp14:textId="77777777">
      <w:pPr>
        <w:pStyle w:val="Heading3"/>
        <w:spacing w:before="151"/>
      </w:pPr>
      <w:r>
        <w:rPr>
          <w:color w:val="2462EB"/>
        </w:rPr>
        <w:t>Set notation used in this </w:t>
      </w:r>
      <w:r>
        <w:rPr>
          <w:color w:val="2462EB"/>
          <w:spacing w:val="-2"/>
        </w:rPr>
        <w:t>project</w:t>
      </w:r>
    </w:p>
    <w:p xmlns:wp14="http://schemas.microsoft.com/office/word/2010/wordml" w14:paraId="53128261" wp14:textId="77777777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jc w:val="left"/>
        <w:tblInd w:w="856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1"/>
        <w:gridCol w:w="3401"/>
        <w:gridCol w:w="2551"/>
      </w:tblGrid>
      <w:tr xmlns:wp14="http://schemas.microsoft.com/office/word/2010/wordml" w14:paraId="20D5E85B" wp14:textId="77777777">
        <w:trPr>
          <w:trHeight w:val="394" w:hRule="atLeast"/>
        </w:trPr>
        <w:tc>
          <w:tcPr>
            <w:tcW w:w="2551" w:type="dxa"/>
            <w:shd w:val="clear" w:color="auto" w:fill="162454"/>
          </w:tcPr>
          <w:p w14:paraId="2A90E23F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z w:val="19"/>
              </w:rPr>
              <w:t>Set / </w:t>
            </w:r>
            <w:r>
              <w:rPr>
                <w:rFonts w:ascii="Arial"/>
                <w:b/>
                <w:color w:val="1D283B"/>
                <w:spacing w:val="-2"/>
                <w:sz w:val="19"/>
              </w:rPr>
              <w:t>Operation</w:t>
            </w:r>
          </w:p>
        </w:tc>
        <w:tc>
          <w:tcPr>
            <w:tcW w:w="3401" w:type="dxa"/>
            <w:shd w:val="clear" w:color="auto" w:fill="162454"/>
          </w:tcPr>
          <w:p w14:paraId="0FBE1196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Meaning</w:t>
            </w:r>
          </w:p>
        </w:tc>
        <w:tc>
          <w:tcPr>
            <w:tcW w:w="2551" w:type="dxa"/>
            <w:shd w:val="clear" w:color="auto" w:fill="162454"/>
          </w:tcPr>
          <w:p w14:paraId="4412BE45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Example</w:t>
            </w:r>
          </w:p>
        </w:tc>
      </w:tr>
      <w:tr xmlns:wp14="http://schemas.microsoft.com/office/word/2010/wordml" w14:paraId="5FF62442" wp14:textId="77777777">
        <w:trPr>
          <w:trHeight w:val="393" w:hRule="atLeast"/>
        </w:trPr>
        <w:tc>
          <w:tcPr>
            <w:tcW w:w="2551" w:type="dxa"/>
          </w:tcPr>
          <w:p w14:paraId="50367872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10"/>
                <w:sz w:val="19"/>
              </w:rPr>
              <w:t>U</w:t>
            </w:r>
          </w:p>
        </w:tc>
        <w:tc>
          <w:tcPr>
            <w:tcW w:w="3401" w:type="dxa"/>
          </w:tcPr>
          <w:p w14:paraId="0C16891F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Universal </w:t>
            </w:r>
            <w:r>
              <w:rPr>
                <w:color w:val="1D283B"/>
                <w:spacing w:val="-5"/>
                <w:sz w:val="19"/>
              </w:rPr>
              <w:t>set</w:t>
            </w:r>
          </w:p>
        </w:tc>
        <w:tc>
          <w:tcPr>
            <w:tcW w:w="2551" w:type="dxa"/>
          </w:tcPr>
          <w:p w14:paraId="7C784AEE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All enrolled </w:t>
            </w:r>
            <w:r>
              <w:rPr>
                <w:color w:val="1D283B"/>
                <w:spacing w:val="-2"/>
                <w:sz w:val="19"/>
              </w:rPr>
              <w:t>students</w:t>
            </w:r>
          </w:p>
        </w:tc>
      </w:tr>
      <w:tr xmlns:wp14="http://schemas.microsoft.com/office/word/2010/wordml" w14:paraId="687641BF" wp14:textId="77777777">
        <w:trPr>
          <w:trHeight w:val="394" w:hRule="atLeast"/>
        </w:trPr>
        <w:tc>
          <w:tcPr>
            <w:tcW w:w="2551" w:type="dxa"/>
            <w:shd w:val="clear" w:color="auto" w:fill="F7F9FB"/>
          </w:tcPr>
          <w:p w14:paraId="79E7D876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10"/>
                <w:sz w:val="19"/>
              </w:rPr>
              <w:t>P</w:t>
            </w:r>
          </w:p>
        </w:tc>
        <w:tc>
          <w:tcPr>
            <w:tcW w:w="3401" w:type="dxa"/>
            <w:shd w:val="clear" w:color="auto" w:fill="F7F9FB"/>
          </w:tcPr>
          <w:p w14:paraId="4A48ED3A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Present </w:t>
            </w:r>
            <w:r>
              <w:rPr>
                <w:color w:val="1D283B"/>
                <w:spacing w:val="-5"/>
                <w:sz w:val="19"/>
              </w:rPr>
              <w:t>set</w:t>
            </w:r>
          </w:p>
        </w:tc>
        <w:tc>
          <w:tcPr>
            <w:tcW w:w="2551" w:type="dxa"/>
            <w:shd w:val="clear" w:color="auto" w:fill="F7F9FB"/>
          </w:tcPr>
          <w:p w14:paraId="6EEDBE7F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Students present </w:t>
            </w:r>
            <w:r>
              <w:rPr>
                <w:color w:val="1D283B"/>
                <w:spacing w:val="-2"/>
                <w:sz w:val="19"/>
              </w:rPr>
              <w:t>today</w:t>
            </w:r>
          </w:p>
        </w:tc>
      </w:tr>
      <w:tr xmlns:wp14="http://schemas.microsoft.com/office/word/2010/wordml" w14:paraId="75AAAFE2" wp14:textId="77777777">
        <w:trPr>
          <w:trHeight w:val="677" w:hRule="atLeast"/>
        </w:trPr>
        <w:tc>
          <w:tcPr>
            <w:tcW w:w="2551" w:type="dxa"/>
          </w:tcPr>
          <w:p w14:paraId="5316D17B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10"/>
                <w:sz w:val="19"/>
              </w:rPr>
              <w:t>A</w:t>
            </w:r>
          </w:p>
        </w:tc>
        <w:tc>
          <w:tcPr>
            <w:tcW w:w="3401" w:type="dxa"/>
          </w:tcPr>
          <w:p w14:paraId="5EF92A6B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Eligible </w:t>
            </w:r>
            <w:r>
              <w:rPr>
                <w:color w:val="1D283B"/>
                <w:spacing w:val="-5"/>
                <w:sz w:val="19"/>
              </w:rPr>
              <w:t>set</w:t>
            </w:r>
          </w:p>
        </w:tc>
        <w:tc>
          <w:tcPr>
            <w:tcW w:w="2551" w:type="dxa"/>
          </w:tcPr>
          <w:p w14:paraId="71F7788C" wp14:textId="77777777">
            <w:pPr>
              <w:pStyle w:val="TableParagraph"/>
              <w:spacing w:line="312" w:lineRule="auto"/>
              <w:ind w:right="412"/>
              <w:rPr>
                <w:sz w:val="19"/>
              </w:rPr>
            </w:pPr>
            <w:r>
              <w:rPr>
                <w:color w:val="1D283B"/>
                <w:sz w:val="19"/>
              </w:rPr>
              <w:t>Students meeting attendance</w:t>
            </w:r>
            <w:r>
              <w:rPr>
                <w:color w:val="1D283B"/>
                <w:spacing w:val="-14"/>
                <w:sz w:val="19"/>
              </w:rPr>
              <w:t> </w:t>
            </w:r>
            <w:r>
              <w:rPr>
                <w:color w:val="1D283B"/>
                <w:sz w:val="19"/>
              </w:rPr>
              <w:t>requirement</w:t>
            </w:r>
          </w:p>
        </w:tc>
      </w:tr>
      <w:tr xmlns:wp14="http://schemas.microsoft.com/office/word/2010/wordml" w14:paraId="032D3FDC" wp14:textId="77777777">
        <w:trPr>
          <w:trHeight w:val="677" w:hRule="atLeast"/>
        </w:trPr>
        <w:tc>
          <w:tcPr>
            <w:tcW w:w="2551" w:type="dxa"/>
            <w:shd w:val="clear" w:color="auto" w:fill="F7F9FB"/>
          </w:tcPr>
          <w:p w14:paraId="1FE97689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10"/>
                <w:sz w:val="19"/>
              </w:rPr>
              <w:t>L</w:t>
            </w:r>
          </w:p>
        </w:tc>
        <w:tc>
          <w:tcPr>
            <w:tcW w:w="3401" w:type="dxa"/>
            <w:shd w:val="clear" w:color="auto" w:fill="F7F9FB"/>
          </w:tcPr>
          <w:p w14:paraId="1AA0E3AA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Low-attendance </w:t>
            </w:r>
            <w:r>
              <w:rPr>
                <w:color w:val="1D283B"/>
                <w:spacing w:val="-5"/>
                <w:sz w:val="19"/>
              </w:rPr>
              <w:t>set</w:t>
            </w:r>
          </w:p>
        </w:tc>
        <w:tc>
          <w:tcPr>
            <w:tcW w:w="2551" w:type="dxa"/>
            <w:shd w:val="clear" w:color="auto" w:fill="F7F9FB"/>
          </w:tcPr>
          <w:p w14:paraId="3A81D860" wp14:textId="77777777">
            <w:pPr>
              <w:pStyle w:val="TableParagraph"/>
              <w:spacing w:line="312" w:lineRule="auto"/>
              <w:ind w:right="1116"/>
              <w:rPr>
                <w:sz w:val="19"/>
              </w:rPr>
            </w:pPr>
            <w:r>
              <w:rPr>
                <w:color w:val="1D283B"/>
                <w:sz w:val="19"/>
              </w:rPr>
              <w:t>Students</w:t>
            </w:r>
            <w:r>
              <w:rPr>
                <w:color w:val="1D283B"/>
                <w:spacing w:val="-14"/>
                <w:sz w:val="19"/>
              </w:rPr>
              <w:t> </w:t>
            </w:r>
            <w:r>
              <w:rPr>
                <w:color w:val="1D283B"/>
                <w:sz w:val="19"/>
              </w:rPr>
              <w:t>below </w:t>
            </w:r>
            <w:r>
              <w:rPr>
                <w:color w:val="1D283B"/>
                <w:spacing w:val="-2"/>
                <w:sz w:val="19"/>
              </w:rPr>
              <w:t>requirement</w:t>
            </w:r>
          </w:p>
        </w:tc>
      </w:tr>
      <w:tr xmlns:wp14="http://schemas.microsoft.com/office/word/2010/wordml" w14:paraId="3C197387" wp14:textId="77777777">
        <w:trPr>
          <w:trHeight w:val="678" w:hRule="atLeast"/>
        </w:trPr>
        <w:tc>
          <w:tcPr>
            <w:tcW w:w="2551" w:type="dxa"/>
          </w:tcPr>
          <w:p w14:paraId="27DB6F83" wp14:textId="77777777">
            <w:pPr>
              <w:pStyle w:val="TableParagraph"/>
              <w:spacing w:before="54"/>
              <w:rPr>
                <w:sz w:val="19"/>
              </w:rPr>
            </w:pPr>
            <w:r>
              <w:rPr>
                <w:color w:val="1D283B"/>
                <w:sz w:val="19"/>
              </w:rPr>
              <w:t>P </w:t>
            </w:r>
            <w:r>
              <w:rPr>
                <w:rFonts w:ascii="Symbol" w:hAnsi="Symbol"/>
                <w:color w:val="1D283B"/>
                <w:sz w:val="19"/>
              </w:rPr>
              <w:t></w:t>
            </w:r>
            <w:r>
              <w:rPr>
                <w:rFonts w:ascii="Times New Roman" w:hAnsi="Times New Roman"/>
                <w:color w:val="1D283B"/>
                <w:spacing w:val="5"/>
                <w:sz w:val="19"/>
              </w:rPr>
              <w:t> </w:t>
            </w:r>
            <w:r>
              <w:rPr>
                <w:color w:val="1D283B"/>
                <w:spacing w:val="-10"/>
                <w:sz w:val="19"/>
              </w:rPr>
              <w:t>A</w:t>
            </w:r>
          </w:p>
        </w:tc>
        <w:tc>
          <w:tcPr>
            <w:tcW w:w="3401" w:type="dxa"/>
          </w:tcPr>
          <w:p w14:paraId="23AA49A0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Intersection</w:t>
            </w:r>
          </w:p>
        </w:tc>
        <w:tc>
          <w:tcPr>
            <w:tcW w:w="2551" w:type="dxa"/>
          </w:tcPr>
          <w:p w14:paraId="791A0414" wp14:textId="77777777">
            <w:pPr>
              <w:pStyle w:val="TableParagraph"/>
              <w:spacing w:line="312" w:lineRule="auto"/>
              <w:ind w:right="97"/>
              <w:rPr>
                <w:sz w:val="19"/>
              </w:rPr>
            </w:pPr>
            <w:r>
              <w:rPr>
                <w:color w:val="1D283B"/>
                <w:sz w:val="19"/>
              </w:rPr>
              <w:t>Present</w:t>
            </w:r>
            <w:r>
              <w:rPr>
                <w:color w:val="1D283B"/>
                <w:spacing w:val="-14"/>
                <w:sz w:val="19"/>
              </w:rPr>
              <w:t> </w:t>
            </w:r>
            <w:r>
              <w:rPr>
                <w:color w:val="1D283B"/>
                <w:sz w:val="19"/>
              </w:rPr>
              <w:t>and</w:t>
            </w:r>
            <w:r>
              <w:rPr>
                <w:color w:val="1D283B"/>
                <w:spacing w:val="-13"/>
                <w:sz w:val="19"/>
              </w:rPr>
              <w:t> </w:t>
            </w:r>
            <w:r>
              <w:rPr>
                <w:color w:val="1D283B"/>
                <w:sz w:val="19"/>
              </w:rPr>
              <w:t>eligible </w:t>
            </w:r>
            <w:r>
              <w:rPr>
                <w:color w:val="1D283B"/>
                <w:spacing w:val="-2"/>
                <w:sz w:val="19"/>
              </w:rPr>
              <w:t>students</w:t>
            </w:r>
          </w:p>
        </w:tc>
      </w:tr>
      <w:tr xmlns:wp14="http://schemas.microsoft.com/office/word/2010/wordml" w14:paraId="137612FC" wp14:textId="77777777">
        <w:trPr>
          <w:trHeight w:val="393" w:hRule="atLeast"/>
        </w:trPr>
        <w:tc>
          <w:tcPr>
            <w:tcW w:w="2551" w:type="dxa"/>
            <w:shd w:val="clear" w:color="auto" w:fill="F7F9FB"/>
          </w:tcPr>
          <w:p w14:paraId="12EA6EEB" wp14:textId="77777777">
            <w:pPr>
              <w:pStyle w:val="TableParagraph"/>
              <w:spacing w:before="55"/>
              <w:rPr>
                <w:rFonts w:ascii="MS Gothic" w:hAnsi="MS Gothic"/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A</w:t>
            </w:r>
            <w:r>
              <w:rPr>
                <w:rFonts w:ascii="MS Gothic" w:hAnsi="MS Gothic"/>
                <w:color w:val="1D283B"/>
                <w:spacing w:val="-5"/>
                <w:sz w:val="19"/>
              </w:rPr>
              <w:t>■</w:t>
            </w:r>
          </w:p>
        </w:tc>
        <w:tc>
          <w:tcPr>
            <w:tcW w:w="3401" w:type="dxa"/>
            <w:shd w:val="clear" w:color="auto" w:fill="F7F9FB"/>
          </w:tcPr>
          <w:p w14:paraId="7396A6F9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Complement</w:t>
            </w:r>
          </w:p>
        </w:tc>
        <w:tc>
          <w:tcPr>
            <w:tcW w:w="2551" w:type="dxa"/>
            <w:shd w:val="clear" w:color="auto" w:fill="F7F9FB"/>
          </w:tcPr>
          <w:p w14:paraId="6E2BCB6C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Students not in eligible </w:t>
            </w:r>
            <w:r>
              <w:rPr>
                <w:color w:val="1D283B"/>
                <w:spacing w:val="-5"/>
                <w:sz w:val="19"/>
              </w:rPr>
              <w:t>set</w:t>
            </w:r>
          </w:p>
        </w:tc>
      </w:tr>
      <w:tr xmlns:wp14="http://schemas.microsoft.com/office/word/2010/wordml" w14:paraId="20E8A2F5" wp14:textId="77777777">
        <w:trPr>
          <w:trHeight w:val="678" w:hRule="atLeast"/>
        </w:trPr>
        <w:tc>
          <w:tcPr>
            <w:tcW w:w="2551" w:type="dxa"/>
          </w:tcPr>
          <w:p w14:paraId="710D0726" wp14:textId="77777777">
            <w:pPr>
              <w:pStyle w:val="TableParagraph"/>
              <w:spacing w:before="54"/>
              <w:rPr>
                <w:sz w:val="19"/>
              </w:rPr>
            </w:pPr>
            <w:r>
              <w:rPr>
                <w:color w:val="1D283B"/>
                <w:sz w:val="19"/>
              </w:rPr>
              <w:t>P </w:t>
            </w:r>
            <w:r>
              <w:rPr>
                <w:rFonts w:ascii="Symbol" w:hAnsi="Symbol"/>
                <w:color w:val="1D283B"/>
                <w:sz w:val="19"/>
              </w:rPr>
              <w:t></w:t>
            </w:r>
            <w:r>
              <w:rPr>
                <w:rFonts w:ascii="Times New Roman" w:hAnsi="Times New Roman"/>
                <w:color w:val="1D283B"/>
                <w:spacing w:val="5"/>
                <w:sz w:val="19"/>
              </w:rPr>
              <w:t> </w:t>
            </w:r>
            <w:r>
              <w:rPr>
                <w:color w:val="1D283B"/>
                <w:spacing w:val="-10"/>
                <w:sz w:val="19"/>
              </w:rPr>
              <w:t>A</w:t>
            </w:r>
          </w:p>
        </w:tc>
        <w:tc>
          <w:tcPr>
            <w:tcW w:w="3401" w:type="dxa"/>
          </w:tcPr>
          <w:p w14:paraId="7A38652F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Difference</w:t>
            </w:r>
          </w:p>
        </w:tc>
        <w:tc>
          <w:tcPr>
            <w:tcW w:w="2551" w:type="dxa"/>
          </w:tcPr>
          <w:p w14:paraId="2C42DA03" wp14:textId="77777777">
            <w:pPr>
              <w:pStyle w:val="TableParagraph"/>
              <w:spacing w:line="312" w:lineRule="auto"/>
              <w:rPr>
                <w:sz w:val="19"/>
              </w:rPr>
            </w:pPr>
            <w:r>
              <w:rPr>
                <w:color w:val="1D283B"/>
                <w:sz w:val="19"/>
              </w:rPr>
              <w:t>Present</w:t>
            </w:r>
            <w:r>
              <w:rPr>
                <w:color w:val="1D283B"/>
                <w:spacing w:val="-13"/>
                <w:sz w:val="19"/>
              </w:rPr>
              <w:t> </w:t>
            </w:r>
            <w:r>
              <w:rPr>
                <w:color w:val="1D283B"/>
                <w:sz w:val="19"/>
              </w:rPr>
              <w:t>students</w:t>
            </w:r>
            <w:r>
              <w:rPr>
                <w:color w:val="1D283B"/>
                <w:spacing w:val="-13"/>
                <w:sz w:val="19"/>
              </w:rPr>
              <w:t> </w:t>
            </w:r>
            <w:r>
              <w:rPr>
                <w:color w:val="1D283B"/>
                <w:sz w:val="19"/>
              </w:rPr>
              <w:t>not</w:t>
            </w:r>
            <w:r>
              <w:rPr>
                <w:color w:val="1D283B"/>
                <w:spacing w:val="-13"/>
                <w:sz w:val="19"/>
              </w:rPr>
              <w:t> </w:t>
            </w:r>
            <w:r>
              <w:rPr>
                <w:color w:val="1D283B"/>
                <w:sz w:val="19"/>
              </w:rPr>
              <w:t>in eligible set</w:t>
            </w:r>
          </w:p>
        </w:tc>
      </w:tr>
    </w:tbl>
    <w:p xmlns:wp14="http://schemas.microsoft.com/office/word/2010/wordml" w14:paraId="62486C05" wp14:textId="77777777">
      <w:pPr>
        <w:pStyle w:val="TableParagraph"/>
        <w:spacing w:after="0" w:line="312" w:lineRule="auto"/>
        <w:rPr>
          <w:sz w:val="19"/>
        </w:rPr>
        <w:sectPr>
          <w:pgSz w:w="11910" w:h="16840" w:orient="portrait"/>
          <w:pgMar w:top="1080" w:right="850" w:bottom="660" w:left="850" w:header="0" w:footer="467"/>
          <w:cols w:num="1"/>
        </w:sectPr>
      </w:pPr>
    </w:p>
    <w:p xmlns:wp14="http://schemas.microsoft.com/office/word/2010/wordml" w14:paraId="7D79406B" wp14:textId="77777777">
      <w:pPr>
        <w:pStyle w:val="Heading1"/>
        <w:numPr>
          <w:ilvl w:val="0"/>
          <w:numId w:val="2"/>
        </w:numPr>
        <w:tabs>
          <w:tab w:val="left" w:leader="none" w:pos="645"/>
        </w:tabs>
        <w:spacing w:before="62" w:after="0" w:line="240" w:lineRule="auto"/>
        <w:ind w:left="645" w:right="0" w:hanging="355"/>
        <w:jc w:val="left"/>
      </w:pPr>
      <w:r>
        <w:rPr>
          <w:color w:val="162454"/>
        </w:rPr>
        <w:t>Problem </w:t>
      </w:r>
      <w:r>
        <w:rPr>
          <w:color w:val="162454"/>
          <w:spacing w:val="-2"/>
        </w:rPr>
        <w:t>Statement</w:t>
      </w:r>
    </w:p>
    <w:p xmlns:wp14="http://schemas.microsoft.com/office/word/2010/wordml" w14:paraId="3D63F2A8" wp14:textId="77777777">
      <w:pPr>
        <w:pStyle w:val="BodyText"/>
        <w:spacing w:before="204" w:line="312" w:lineRule="auto"/>
        <w:ind w:left="290" w:right="287"/>
        <w:jc w:val="both"/>
      </w:pPr>
      <w:r>
        <w:rPr>
          <w:color w:val="1D283B"/>
        </w:rPr>
        <w:t>Educational</w:t>
      </w:r>
      <w:r>
        <w:rPr>
          <w:color w:val="1D283B"/>
          <w:spacing w:val="-6"/>
        </w:rPr>
        <w:t> </w:t>
      </w:r>
      <w:r>
        <w:rPr>
          <w:color w:val="1D283B"/>
        </w:rPr>
        <w:t>institutions</w:t>
      </w:r>
      <w:r>
        <w:rPr>
          <w:color w:val="1D283B"/>
          <w:spacing w:val="-6"/>
        </w:rPr>
        <w:t> </w:t>
      </w:r>
      <w:r>
        <w:rPr>
          <w:color w:val="1D283B"/>
        </w:rPr>
        <w:t>may</w:t>
      </w:r>
      <w:r>
        <w:rPr>
          <w:color w:val="1D283B"/>
          <w:spacing w:val="-6"/>
        </w:rPr>
        <w:t> </w:t>
      </w:r>
      <w:r>
        <w:rPr>
          <w:color w:val="1D283B"/>
        </w:rPr>
        <w:t>maintain</w:t>
      </w:r>
      <w:r>
        <w:rPr>
          <w:color w:val="1D283B"/>
          <w:spacing w:val="-6"/>
        </w:rPr>
        <w:t> </w:t>
      </w:r>
      <w:r>
        <w:rPr>
          <w:color w:val="1D283B"/>
        </w:rPr>
        <w:t>attendance</w:t>
      </w:r>
      <w:r>
        <w:rPr>
          <w:color w:val="1D283B"/>
          <w:spacing w:val="-6"/>
        </w:rPr>
        <w:t> </w:t>
      </w:r>
      <w:r>
        <w:rPr>
          <w:color w:val="1D283B"/>
        </w:rPr>
        <w:t>using</w:t>
      </w:r>
      <w:r>
        <w:rPr>
          <w:color w:val="1D283B"/>
          <w:spacing w:val="-6"/>
        </w:rPr>
        <w:t> </w:t>
      </w:r>
      <w:r>
        <w:rPr>
          <w:color w:val="1D283B"/>
        </w:rPr>
        <w:t>paper</w:t>
      </w:r>
      <w:r>
        <w:rPr>
          <w:color w:val="1D283B"/>
          <w:spacing w:val="-6"/>
        </w:rPr>
        <w:t> </w:t>
      </w:r>
      <w:r>
        <w:rPr>
          <w:color w:val="1D283B"/>
        </w:rPr>
        <w:t>registers,</w:t>
      </w:r>
      <w:r>
        <w:rPr>
          <w:color w:val="1D283B"/>
          <w:spacing w:val="-6"/>
        </w:rPr>
        <w:t> </w:t>
      </w:r>
      <w:r>
        <w:rPr>
          <w:color w:val="1D283B"/>
        </w:rPr>
        <w:t>spreadsheets,</w:t>
      </w:r>
      <w:r>
        <w:rPr>
          <w:color w:val="1D283B"/>
          <w:spacing w:val="-6"/>
        </w:rPr>
        <w:t> </w:t>
      </w:r>
      <w:r>
        <w:rPr>
          <w:color w:val="1D283B"/>
        </w:rPr>
        <w:t>or</w:t>
      </w:r>
      <w:r>
        <w:rPr>
          <w:color w:val="1D283B"/>
          <w:spacing w:val="-6"/>
        </w:rPr>
        <w:t> </w:t>
      </w:r>
      <w:r>
        <w:rPr>
          <w:color w:val="1D283B"/>
        </w:rPr>
        <w:t>separate</w:t>
      </w:r>
      <w:r>
        <w:rPr>
          <w:color w:val="1D283B"/>
          <w:spacing w:val="-6"/>
        </w:rPr>
        <w:t> </w:t>
      </w:r>
      <w:r>
        <w:rPr>
          <w:color w:val="1D283B"/>
        </w:rPr>
        <w:t>subject</w:t>
      </w:r>
      <w:r>
        <w:rPr>
          <w:color w:val="1D283B"/>
          <w:spacing w:val="-6"/>
        </w:rPr>
        <w:t> </w:t>
      </w:r>
      <w:r>
        <w:rPr>
          <w:color w:val="1D283B"/>
        </w:rPr>
        <w:t>records. These</w:t>
      </w:r>
      <w:r>
        <w:rPr>
          <w:color w:val="1D283B"/>
          <w:spacing w:val="-3"/>
        </w:rPr>
        <w:t> </w:t>
      </w:r>
      <w:r>
        <w:rPr>
          <w:color w:val="1D283B"/>
        </w:rPr>
        <w:t>approaches</w:t>
      </w:r>
      <w:r>
        <w:rPr>
          <w:color w:val="1D283B"/>
          <w:spacing w:val="-3"/>
        </w:rPr>
        <w:t> </w:t>
      </w:r>
      <w:r>
        <w:rPr>
          <w:color w:val="1D283B"/>
        </w:rPr>
        <w:t>can</w:t>
      </w:r>
      <w:r>
        <w:rPr>
          <w:color w:val="1D283B"/>
          <w:spacing w:val="-3"/>
        </w:rPr>
        <w:t> </w:t>
      </w:r>
      <w:r>
        <w:rPr>
          <w:color w:val="1D283B"/>
        </w:rPr>
        <w:t>make</w:t>
      </w:r>
      <w:r>
        <w:rPr>
          <w:color w:val="1D283B"/>
          <w:spacing w:val="-3"/>
        </w:rPr>
        <w:t> </w:t>
      </w:r>
      <w:r>
        <w:rPr>
          <w:color w:val="1D283B"/>
        </w:rPr>
        <w:t>it</w:t>
      </w:r>
      <w:r>
        <w:rPr>
          <w:color w:val="1D283B"/>
          <w:spacing w:val="-3"/>
        </w:rPr>
        <w:t> </w:t>
      </w:r>
      <w:r>
        <w:rPr>
          <w:color w:val="1D283B"/>
        </w:rPr>
        <w:t>difficult</w:t>
      </w:r>
      <w:r>
        <w:rPr>
          <w:color w:val="1D283B"/>
          <w:spacing w:val="-3"/>
        </w:rPr>
        <w:t> </w:t>
      </w:r>
      <w:r>
        <w:rPr>
          <w:color w:val="1D283B"/>
        </w:rPr>
        <w:t>to</w:t>
      </w:r>
      <w:r>
        <w:rPr>
          <w:color w:val="1D283B"/>
          <w:spacing w:val="-3"/>
        </w:rPr>
        <w:t> </w:t>
      </w:r>
      <w:r>
        <w:rPr>
          <w:color w:val="1D283B"/>
        </w:rPr>
        <w:t>quickly</w:t>
      </w:r>
      <w:r>
        <w:rPr>
          <w:color w:val="1D283B"/>
          <w:spacing w:val="-3"/>
        </w:rPr>
        <w:t> </w:t>
      </w:r>
      <w:r>
        <w:rPr>
          <w:color w:val="1D283B"/>
        </w:rPr>
        <w:t>answer</w:t>
      </w:r>
      <w:r>
        <w:rPr>
          <w:color w:val="1D283B"/>
          <w:spacing w:val="-3"/>
        </w:rPr>
        <w:t> </w:t>
      </w:r>
      <w:r>
        <w:rPr>
          <w:color w:val="1D283B"/>
        </w:rPr>
        <w:t>questions</w:t>
      </w:r>
      <w:r>
        <w:rPr>
          <w:color w:val="1D283B"/>
          <w:spacing w:val="-3"/>
        </w:rPr>
        <w:t> </w:t>
      </w:r>
      <w:r>
        <w:rPr>
          <w:color w:val="1D283B"/>
        </w:rPr>
        <w:t>such</w:t>
      </w:r>
      <w:r>
        <w:rPr>
          <w:color w:val="1D283B"/>
          <w:spacing w:val="-3"/>
        </w:rPr>
        <w:t> </w:t>
      </w:r>
      <w:r>
        <w:rPr>
          <w:color w:val="1D283B"/>
        </w:rPr>
        <w:t>as:</w:t>
      </w:r>
      <w:r>
        <w:rPr>
          <w:color w:val="1D283B"/>
          <w:spacing w:val="-3"/>
        </w:rPr>
        <w:t> </w:t>
      </w:r>
      <w:r>
        <w:rPr>
          <w:color w:val="1D283B"/>
        </w:rPr>
        <w:t>Which</w:t>
      </w:r>
      <w:r>
        <w:rPr>
          <w:color w:val="1D283B"/>
          <w:spacing w:val="-3"/>
        </w:rPr>
        <w:t> </w:t>
      </w:r>
      <w:r>
        <w:rPr>
          <w:color w:val="1D283B"/>
        </w:rPr>
        <w:t>students</w:t>
      </w:r>
      <w:r>
        <w:rPr>
          <w:color w:val="1D283B"/>
          <w:spacing w:val="-3"/>
        </w:rPr>
        <w:t> </w:t>
      </w:r>
      <w:r>
        <w:rPr>
          <w:color w:val="1D283B"/>
        </w:rPr>
        <w:t>have</w:t>
      </w:r>
      <w:r>
        <w:rPr>
          <w:color w:val="1D283B"/>
          <w:spacing w:val="-3"/>
        </w:rPr>
        <w:t> </w:t>
      </w:r>
      <w:r>
        <w:rPr>
          <w:color w:val="1D283B"/>
        </w:rPr>
        <w:t>low</w:t>
      </w:r>
      <w:r>
        <w:rPr>
          <w:color w:val="1D283B"/>
          <w:spacing w:val="-3"/>
        </w:rPr>
        <w:t> </w:t>
      </w:r>
      <w:r>
        <w:rPr>
          <w:color w:val="1D283B"/>
        </w:rPr>
        <w:t>attendance? Which students are present across selected sessions? Which students satisfy the minimum attendance condition? Which students appear in multiple attendance groups?</w:t>
      </w:r>
    </w:p>
    <w:p xmlns:wp14="http://schemas.microsoft.com/office/word/2010/wordml" w14:paraId="370EC90E" wp14:textId="77777777">
      <w:pPr>
        <w:pStyle w:val="BodyText"/>
        <w:spacing w:before="140" w:line="312" w:lineRule="auto"/>
        <w:ind w:left="290" w:right="149"/>
      </w:pPr>
      <w:r w:rsidR="1F12C10E">
        <w:rPr>
          <w:color w:val="1D283B"/>
        </w:rPr>
        <w:t>The problem addressed by this project is therefore the development of a simple and systematic method for representing attendance information and extracting useful student groups using Set Theory. The system should reduce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repetitive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manual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analysis,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provide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consistent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results,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and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produce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an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understandable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summary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for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faculty and students.</w:t>
      </w:r>
    </w:p>
    <w:p w:rsidR="1F12C10E" w:rsidP="1F12C10E" w:rsidRDefault="1F12C10E" w14:paraId="3B8B135C" w14:textId="64E06635">
      <w:pPr>
        <w:pStyle w:val="BodyText"/>
        <w:spacing w:before="140" w:line="312" w:lineRule="auto"/>
        <w:ind w:left="290" w:right="149"/>
        <w:rPr>
          <w:color w:val="1D283B"/>
        </w:rPr>
      </w:pPr>
    </w:p>
    <w:p w:rsidR="1F12C10E" w:rsidP="1F12C10E" w:rsidRDefault="1F12C10E" w14:paraId="1D695B6D" w14:textId="52146741">
      <w:pPr>
        <w:pStyle w:val="BodyText"/>
        <w:spacing w:before="140" w:line="312" w:lineRule="auto"/>
        <w:ind w:left="290" w:right="149"/>
        <w:rPr>
          <w:color w:val="1D283B"/>
        </w:rPr>
      </w:pPr>
    </w:p>
    <w:p xmlns:wp14="http://schemas.microsoft.com/office/word/2010/wordml" w14:paraId="69E8DF55" wp14:textId="77777777">
      <w:pPr>
        <w:pStyle w:val="Heading1"/>
        <w:numPr>
          <w:ilvl w:val="0"/>
          <w:numId w:val="2"/>
        </w:numPr>
        <w:tabs>
          <w:tab w:val="left" w:leader="none" w:pos="645"/>
        </w:tabs>
        <w:spacing w:before="168" w:after="0" w:line="240" w:lineRule="auto"/>
        <w:ind w:left="645" w:right="0" w:hanging="355"/>
        <w:jc w:val="left"/>
      </w:pPr>
      <w:r>
        <w:rPr>
          <w:color w:val="162454"/>
          <w:spacing w:val="-2"/>
        </w:rPr>
        <w:t>Objective</w:t>
      </w:r>
    </w:p>
    <w:p xmlns:wp14="http://schemas.microsoft.com/office/word/2010/wordml" w14:paraId="5B008E02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4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Represent enrolled students and attendance records as mathematical </w:t>
      </w:r>
      <w:r>
        <w:rPr>
          <w:color w:val="1D283B"/>
          <w:spacing w:val="-2"/>
          <w:sz w:val="19"/>
        </w:rPr>
        <w:t>sets.</w:t>
      </w:r>
    </w:p>
    <w:p xmlns:wp14="http://schemas.microsoft.com/office/word/2010/wordml" w14:paraId="113E0FAC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6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Use union, intersection, difference and complement to analyse attendance </w:t>
      </w:r>
      <w:r>
        <w:rPr>
          <w:color w:val="1D283B"/>
          <w:spacing w:val="-2"/>
          <w:sz w:val="19"/>
        </w:rPr>
        <w:t>groups.</w:t>
      </w:r>
    </w:p>
    <w:p xmlns:wp14="http://schemas.microsoft.com/office/word/2010/wordml" w14:paraId="357A62DF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5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Identify students satisfying or failing a defined attendance </w:t>
      </w:r>
      <w:r>
        <w:rPr>
          <w:color w:val="1D283B"/>
          <w:spacing w:val="-2"/>
          <w:sz w:val="19"/>
        </w:rPr>
        <w:t>threshold.</w:t>
      </w:r>
    </w:p>
    <w:p xmlns:wp14="http://schemas.microsoft.com/office/word/2010/wordml" w14:paraId="0D5F5DC0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6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Reduce manual effort in generating attendance </w:t>
      </w:r>
      <w:r>
        <w:rPr>
          <w:color w:val="1D283B"/>
          <w:spacing w:val="-2"/>
          <w:sz w:val="19"/>
        </w:rPr>
        <w:t>summaries.</w:t>
      </w:r>
    </w:p>
    <w:p xmlns:wp14="http://schemas.microsoft.com/office/word/2010/wordml" w14:paraId="73182D35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5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Provide a foundation for future dashboards, alerts and IoT </w:t>
      </w:r>
      <w:r>
        <w:rPr>
          <w:color w:val="1D283B"/>
          <w:spacing w:val="-2"/>
          <w:sz w:val="19"/>
        </w:rPr>
        <w:t>integration.</w:t>
      </w:r>
    </w:p>
    <w:p xmlns:wp14="http://schemas.microsoft.com/office/word/2010/wordml" w:rsidP="1F12C10E" w14:paraId="00413773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6" w:after="0" w:line="240" w:lineRule="auto"/>
        <w:ind w:left="409" w:right="0" w:hanging="119"/>
        <w:jc w:val="left"/>
        <w:rPr>
          <w:sz w:val="19"/>
          <w:szCs w:val="19"/>
        </w:rPr>
      </w:pPr>
      <w:r w:rsidRPr="1F12C10E" w:rsidR="1F12C10E">
        <w:rPr>
          <w:color w:val="1D283B"/>
          <w:sz w:val="19"/>
          <w:szCs w:val="19"/>
        </w:rPr>
        <w:t xml:space="preserve">Demonstrate a practical application of Set Theory in an educational </w:t>
      </w:r>
      <w:r w:rsidRPr="1F12C10E" w:rsidR="1F12C10E">
        <w:rPr>
          <w:color w:val="1D283B"/>
          <w:spacing w:val="-2"/>
          <w:sz w:val="19"/>
          <w:szCs w:val="19"/>
        </w:rPr>
        <w:t>domain.</w:t>
      </w:r>
    </w:p>
    <w:p w:rsidR="1F12C10E" w:rsidP="1F12C10E" w:rsidRDefault="1F12C10E" w14:paraId="2F49350E" w14:textId="312D0EC5">
      <w:pPr>
        <w:pStyle w:val="Normal"/>
        <w:tabs>
          <w:tab w:val="left" w:leader="none" w:pos="409"/>
        </w:tabs>
        <w:spacing w:before="206" w:after="0" w:line="240" w:lineRule="auto"/>
        <w:ind w:left="409" w:right="0" w:hanging="0"/>
        <w:jc w:val="left"/>
        <w:rPr>
          <w:sz w:val="19"/>
          <w:szCs w:val="19"/>
        </w:rPr>
      </w:pPr>
    </w:p>
    <w:p w:rsidR="1F12C10E" w:rsidP="1F12C10E" w:rsidRDefault="1F12C10E" w14:paraId="41527B71" w14:textId="050A6BD7">
      <w:pPr>
        <w:pStyle w:val="Normal"/>
        <w:tabs>
          <w:tab w:val="left" w:leader="none" w:pos="409"/>
        </w:tabs>
        <w:spacing w:before="206" w:after="0" w:line="240" w:lineRule="auto"/>
        <w:ind w:left="409" w:right="0" w:hanging="0"/>
        <w:jc w:val="left"/>
        <w:rPr>
          <w:sz w:val="19"/>
          <w:szCs w:val="19"/>
        </w:rPr>
      </w:pPr>
    </w:p>
    <w:p w:rsidR="1F12C10E" w:rsidP="1F12C10E" w:rsidRDefault="1F12C10E" w14:paraId="676909FD" w14:textId="7C5CCD76">
      <w:pPr>
        <w:pStyle w:val="Normal"/>
        <w:tabs>
          <w:tab w:val="left" w:leader="none" w:pos="409"/>
        </w:tabs>
        <w:spacing w:before="206" w:after="0" w:line="240" w:lineRule="auto"/>
        <w:ind w:left="0" w:right="0" w:hanging="0"/>
        <w:jc w:val="left"/>
        <w:rPr>
          <w:sz w:val="19"/>
          <w:szCs w:val="19"/>
        </w:rPr>
      </w:pPr>
    </w:p>
    <w:p xmlns:wp14="http://schemas.microsoft.com/office/word/2010/wordml" w14:paraId="4101652C" wp14:textId="77777777">
      <w:pPr>
        <w:pStyle w:val="BodyText"/>
        <w:spacing w:before="15"/>
      </w:pPr>
    </w:p>
    <w:p xmlns:wp14="http://schemas.microsoft.com/office/word/2010/wordml" w14:paraId="413DAC40" wp14:textId="77777777">
      <w:pPr>
        <w:pStyle w:val="Heading1"/>
        <w:numPr>
          <w:ilvl w:val="0"/>
          <w:numId w:val="2"/>
        </w:numPr>
        <w:tabs>
          <w:tab w:val="left" w:leader="none" w:pos="645"/>
        </w:tabs>
        <w:spacing w:before="0" w:after="0" w:line="240" w:lineRule="auto"/>
        <w:ind w:left="645" w:right="0" w:hanging="355"/>
        <w:jc w:val="left"/>
      </w:pPr>
      <w:r>
        <w:rPr>
          <w:color w:val="162454"/>
        </w:rPr>
        <w:t>Proposed </w:t>
      </w:r>
      <w:r>
        <w:rPr>
          <w:color w:val="162454"/>
          <w:spacing w:val="-2"/>
        </w:rPr>
        <w:t>System</w:t>
      </w:r>
    </w:p>
    <w:p xmlns:wp14="http://schemas.microsoft.com/office/word/2010/wordml" w14:paraId="0015CFB8" wp14:textId="77777777">
      <w:pPr>
        <w:pStyle w:val="BodyText"/>
        <w:spacing w:before="204" w:line="312" w:lineRule="auto"/>
        <w:ind w:left="290" w:right="149"/>
      </w:pPr>
      <w:r>
        <w:rPr>
          <w:color w:val="1D283B"/>
        </w:rPr>
        <w:t>The</w:t>
      </w:r>
      <w:r>
        <w:rPr>
          <w:color w:val="1D283B"/>
          <w:spacing w:val="-3"/>
        </w:rPr>
        <w:t> </w:t>
      </w:r>
      <w:r>
        <w:rPr>
          <w:color w:val="1D283B"/>
        </w:rPr>
        <w:t>proposed</w:t>
      </w:r>
      <w:r>
        <w:rPr>
          <w:color w:val="1D283B"/>
          <w:spacing w:val="-3"/>
        </w:rPr>
        <w:t> </w:t>
      </w:r>
      <w:r>
        <w:rPr>
          <w:color w:val="1D283B"/>
        </w:rPr>
        <w:t>system</w:t>
      </w:r>
      <w:r>
        <w:rPr>
          <w:color w:val="1D283B"/>
          <w:spacing w:val="-3"/>
        </w:rPr>
        <w:t> </w:t>
      </w:r>
      <w:r>
        <w:rPr>
          <w:color w:val="1D283B"/>
        </w:rPr>
        <w:t>is</w:t>
      </w:r>
      <w:r>
        <w:rPr>
          <w:color w:val="1D283B"/>
          <w:spacing w:val="-3"/>
        </w:rPr>
        <w:t> </w:t>
      </w:r>
      <w:r>
        <w:rPr>
          <w:color w:val="1D283B"/>
        </w:rPr>
        <w:t>a</w:t>
      </w:r>
      <w:r>
        <w:rPr>
          <w:color w:val="1D283B"/>
          <w:spacing w:val="-3"/>
        </w:rPr>
        <w:t> </w:t>
      </w:r>
      <w:r>
        <w:rPr>
          <w:color w:val="1D283B"/>
        </w:rPr>
        <w:t>rule-based</w:t>
      </w:r>
      <w:r>
        <w:rPr>
          <w:color w:val="1D283B"/>
          <w:spacing w:val="-3"/>
        </w:rPr>
        <w:t> </w:t>
      </w:r>
      <w:r>
        <w:rPr>
          <w:color w:val="1D283B"/>
        </w:rPr>
        <w:t>attendance</w:t>
      </w:r>
      <w:r>
        <w:rPr>
          <w:color w:val="1D283B"/>
          <w:spacing w:val="-3"/>
        </w:rPr>
        <w:t> </w:t>
      </w:r>
      <w:r>
        <w:rPr>
          <w:color w:val="1D283B"/>
        </w:rPr>
        <w:t>analyser.</w:t>
      </w:r>
      <w:r>
        <w:rPr>
          <w:color w:val="1D283B"/>
          <w:spacing w:val="-3"/>
        </w:rPr>
        <w:t> </w:t>
      </w:r>
      <w:r>
        <w:rPr>
          <w:color w:val="1D283B"/>
        </w:rPr>
        <w:t>Attendance</w:t>
      </w:r>
      <w:r>
        <w:rPr>
          <w:color w:val="1D283B"/>
          <w:spacing w:val="-3"/>
        </w:rPr>
        <w:t> </w:t>
      </w:r>
      <w:r>
        <w:rPr>
          <w:color w:val="1D283B"/>
        </w:rPr>
        <w:t>records</w:t>
      </w:r>
      <w:r>
        <w:rPr>
          <w:color w:val="1D283B"/>
          <w:spacing w:val="-3"/>
        </w:rPr>
        <w:t> </w:t>
      </w:r>
      <w:r>
        <w:rPr>
          <w:color w:val="1D283B"/>
        </w:rPr>
        <w:t>are</w:t>
      </w:r>
      <w:r>
        <w:rPr>
          <w:color w:val="1D283B"/>
          <w:spacing w:val="-3"/>
        </w:rPr>
        <w:t> </w:t>
      </w:r>
      <w:r>
        <w:rPr>
          <w:color w:val="1D283B"/>
        </w:rPr>
        <w:t>first</w:t>
      </w:r>
      <w:r>
        <w:rPr>
          <w:color w:val="1D283B"/>
          <w:spacing w:val="-3"/>
        </w:rPr>
        <w:t> </w:t>
      </w:r>
      <w:r>
        <w:rPr>
          <w:color w:val="1D283B"/>
        </w:rPr>
        <w:t>collected</w:t>
      </w:r>
      <w:r>
        <w:rPr>
          <w:color w:val="1D283B"/>
          <w:spacing w:val="-3"/>
        </w:rPr>
        <w:t> </w:t>
      </w:r>
      <w:r>
        <w:rPr>
          <w:color w:val="1D283B"/>
        </w:rPr>
        <w:t>for</w:t>
      </w:r>
      <w:r>
        <w:rPr>
          <w:color w:val="1D283B"/>
          <w:spacing w:val="-3"/>
        </w:rPr>
        <w:t> </w:t>
      </w:r>
      <w:r>
        <w:rPr>
          <w:color w:val="1D283B"/>
        </w:rPr>
        <w:t>one</w:t>
      </w:r>
      <w:r>
        <w:rPr>
          <w:color w:val="1D283B"/>
          <w:spacing w:val="-3"/>
        </w:rPr>
        <w:t> </w:t>
      </w:r>
      <w:r>
        <w:rPr>
          <w:color w:val="1D283B"/>
        </w:rPr>
        <w:t>or</w:t>
      </w:r>
      <w:r>
        <w:rPr>
          <w:color w:val="1D283B"/>
          <w:spacing w:val="-3"/>
        </w:rPr>
        <w:t> </w:t>
      </w:r>
      <w:r>
        <w:rPr>
          <w:color w:val="1D283B"/>
        </w:rPr>
        <w:t>more subjects or sessions. The records are cleaned and converted into student sets. A set-processing module then applies predefined operations and attendance rules. The final module generates a report containing attendance groups, percentages, eligibility status, and summary statistics.</w:t>
      </w:r>
    </w:p>
    <w:p xmlns:wp14="http://schemas.microsoft.com/office/word/2010/wordml" w14:paraId="4B99056E" wp14:textId="77777777">
      <w:pPr>
        <w:pStyle w:val="BodyText"/>
      </w:pPr>
    </w:p>
    <w:p xmlns:wp14="http://schemas.microsoft.com/office/word/2010/wordml" w14:paraId="1299C43A" wp14:textId="77777777">
      <w:pPr>
        <w:pStyle w:val="BodyText"/>
      </w:pPr>
    </w:p>
    <w:p xmlns:wp14="http://schemas.microsoft.com/office/word/2010/wordml" w14:paraId="4DDBEF00" wp14:textId="77777777">
      <w:pPr>
        <w:pStyle w:val="BodyText"/>
        <w:spacing w:before="171"/>
      </w:pPr>
    </w:p>
    <w:p xmlns:wp14="http://schemas.microsoft.com/office/word/2010/wordml" w14:paraId="53ADC28C" wp14:textId="77777777">
      <w:pPr>
        <w:pStyle w:val="BodyText"/>
        <w:ind w:left="290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08308E24" wp14:editId="7777777">
                <wp:simplePos x="0" y="0"/>
                <wp:positionH relativeFrom="page">
                  <wp:posOffset>622599</wp:posOffset>
                </wp:positionH>
                <wp:positionV relativeFrom="paragraph">
                  <wp:posOffset>-545054</wp:posOffset>
                </wp:positionV>
                <wp:extent cx="6315075" cy="5461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315075" cy="5461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  <a:ln w="8890">
                          <a:solidFill>
                            <a:srgbClr val="BFDBFD"/>
                          </a:solidFill>
                          <a:prstDash val="solid"/>
                        </a:ln>
                      </wps:spPr>
                      <wps:txbx>
                        <w:txbxContent>
                          <w:p xmlns:wp14="http://schemas.microsoft.com/office/word/2010/wordml" w14:paraId="0D009CF7" wp14:textId="77777777">
                            <w:pPr>
                              <w:spacing w:before="158" w:line="307" w:lineRule="auto"/>
                              <w:ind w:left="152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Input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attendance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62454"/>
                                <w:w w:val="105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62454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Create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sets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62454"/>
                                <w:w w:val="105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62454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Apply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operations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62454"/>
                                <w:w w:val="105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62454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Check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attendance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rule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62454"/>
                                <w:w w:val="105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62454"/>
                                <w:spacing w:val="-7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Generate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2"/>
                                <w:w w:val="105"/>
                                <w:sz w:val="18"/>
                              </w:rPr>
                              <w:t>report/dashboard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E0B0541">
              <v:shape id="docshape4" style="position:absolute;margin-left:49.023621pt;margin-top:-42.917664pt;width:497.25pt;height:43pt;mso-position-horizontal-relative:page;mso-position-vertical-relative:paragraph;z-index:15729664" filled="true" fillcolor="#eff6ff" stroked="true" strokecolor="#bfdbfd" strokeweight=".7pt" type="#_x0000_t202">
                <v:textbox inset="0,0,0,0">
                  <w:txbxContent>
                    <w:p w14:paraId="7522E781" wp14:textId="77777777">
                      <w:pPr>
                        <w:spacing w:before="158" w:line="307" w:lineRule="auto"/>
                        <w:ind w:left="152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Input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attendance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data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162454"/>
                          <w:w w:val="105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62454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Create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sets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162454"/>
                          <w:w w:val="105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62454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Apply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set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operations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162454"/>
                          <w:w w:val="105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62454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Check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attendance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rule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162454"/>
                          <w:w w:val="105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62454"/>
                          <w:spacing w:val="-7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Generate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2"/>
                          <w:w w:val="105"/>
                          <w:sz w:val="18"/>
                        </w:rPr>
                        <w:t>report/dashboard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1D283B"/>
        </w:rPr>
        <w:t>For example, suppose U = {S1, S2, S3, S4, S5}, P = {S1, S2, S4}, and A = {S1, S2, S3}. Then P </w:t>
      </w:r>
      <w:r>
        <w:rPr>
          <w:rFonts w:ascii="Symbol" w:hAnsi="Symbol"/>
          <w:color w:val="1D283B"/>
        </w:rPr>
        <w:t></w:t>
      </w:r>
      <w:r>
        <w:rPr>
          <w:rFonts w:ascii="Times New Roman" w:hAnsi="Times New Roman"/>
          <w:color w:val="1D283B"/>
          <w:spacing w:val="5"/>
        </w:rPr>
        <w:t> </w:t>
      </w:r>
      <w:r>
        <w:rPr>
          <w:color w:val="1D283B"/>
        </w:rPr>
        <w:t>A = {S1, </w:t>
      </w:r>
      <w:r>
        <w:rPr>
          <w:color w:val="1D283B"/>
          <w:spacing w:val="-4"/>
        </w:rPr>
        <w:t>S2},</w:t>
      </w:r>
    </w:p>
    <w:p xmlns:wp14="http://schemas.microsoft.com/office/word/2010/wordml" w14:paraId="316E8213" wp14:textId="77777777">
      <w:pPr>
        <w:pStyle w:val="BodyText"/>
        <w:spacing w:before="64"/>
        <w:ind w:left="290"/>
      </w:pPr>
      <w:r w:rsidR="1F12C10E">
        <w:rPr>
          <w:color w:val="1D283B"/>
        </w:rPr>
        <w:t xml:space="preserve">showing the students who were present and are also in the eligible </w:t>
      </w:r>
      <w:r w:rsidR="1F12C10E">
        <w:rPr>
          <w:color w:val="1D283B"/>
          <w:spacing w:val="-4"/>
        </w:rPr>
        <w:t>set.</w:t>
      </w:r>
    </w:p>
    <w:p xmlns:wp14="http://schemas.microsoft.com/office/word/2010/wordml" w:rsidP="1F12C10E" w14:paraId="0AECD033" wp14:textId="52D43D34">
      <w:pPr>
        <w:pStyle w:val="BodyText"/>
        <w:spacing w:before="64"/>
        <w:ind w:left="290"/>
        <w:rPr>
          <w:color w:val="1D283B"/>
        </w:rPr>
      </w:pPr>
    </w:p>
    <w:p xmlns:wp14="http://schemas.microsoft.com/office/word/2010/wordml" w:rsidP="1F12C10E" w14:paraId="77D56F99" wp14:textId="4B9940C9">
      <w:pPr>
        <w:pStyle w:val="BodyText"/>
        <w:spacing w:before="64"/>
        <w:ind w:left="290"/>
        <w:rPr>
          <w:color w:val="1D283B"/>
        </w:rPr>
      </w:pPr>
    </w:p>
    <w:p xmlns:wp14="http://schemas.microsoft.com/office/word/2010/wordml" w:rsidP="1F12C10E" w14:paraId="01669BC2" wp14:textId="13ED8CCB">
      <w:pPr>
        <w:pStyle w:val="BodyText"/>
        <w:spacing w:before="64"/>
        <w:ind w:left="290"/>
        <w:rPr>
          <w:color w:val="1D283B"/>
        </w:rPr>
      </w:pPr>
    </w:p>
    <w:p xmlns:wp14="http://schemas.microsoft.com/office/word/2010/wordml" w:rsidP="1F12C10E" w14:paraId="45DF06C1" wp14:textId="729A0CF8">
      <w:pPr>
        <w:pStyle w:val="BodyText"/>
        <w:spacing w:before="64"/>
        <w:ind w:left="290"/>
        <w:rPr>
          <w:color w:val="1D283B"/>
        </w:rPr>
      </w:pPr>
    </w:p>
    <w:p xmlns:wp14="http://schemas.microsoft.com/office/word/2010/wordml" w:rsidP="1F12C10E" w14:paraId="482C4059" wp14:textId="59BD1609">
      <w:pPr>
        <w:pStyle w:val="BodyText"/>
        <w:spacing w:before="64"/>
        <w:ind w:left="290"/>
        <w:rPr>
          <w:color w:val="1D283B"/>
        </w:rPr>
      </w:pPr>
    </w:p>
    <w:p xmlns:wp14="http://schemas.microsoft.com/office/word/2010/wordml" w:rsidP="1F12C10E" w14:paraId="5BB422EC" wp14:textId="2F79A9E7">
      <w:pPr>
        <w:pStyle w:val="BodyText"/>
        <w:spacing w:before="64"/>
        <w:ind w:left="290"/>
        <w:rPr>
          <w:color w:val="1D283B"/>
        </w:rPr>
      </w:pPr>
    </w:p>
    <w:p xmlns:wp14="http://schemas.microsoft.com/office/word/2010/wordml" w:rsidP="1F12C10E" w14:paraId="151F0B7F" wp14:textId="7C856E72">
      <w:pPr>
        <w:pStyle w:val="BodyText"/>
        <w:spacing w:before="64"/>
        <w:ind w:left="290"/>
        <w:rPr>
          <w:color w:val="1D283B"/>
        </w:rPr>
      </w:pPr>
    </w:p>
    <w:p xmlns:wp14="http://schemas.microsoft.com/office/word/2010/wordml" w:rsidP="1F12C10E" w14:paraId="41BC6443" wp14:textId="506F42EB">
      <w:pPr>
        <w:pStyle w:val="BodyText"/>
        <w:spacing w:before="64"/>
        <w:ind w:left="290"/>
        <w:rPr>
          <w:color w:val="1D283B"/>
        </w:rPr>
      </w:pPr>
    </w:p>
    <w:p xmlns:wp14="http://schemas.microsoft.com/office/word/2010/wordml" w:rsidP="1F12C10E" w14:paraId="14646DBA" wp14:textId="1E0BEE55">
      <w:pPr>
        <w:pStyle w:val="BodyText"/>
        <w:spacing w:before="64"/>
        <w:ind w:left="290"/>
        <w:rPr>
          <w:color w:val="1D283B"/>
        </w:rPr>
      </w:pPr>
    </w:p>
    <w:p xmlns:wp14="http://schemas.microsoft.com/office/word/2010/wordml" w:rsidP="1F12C10E" w14:paraId="71D62518" wp14:textId="38F9E5D1">
      <w:pPr>
        <w:pStyle w:val="BodyText"/>
        <w:spacing w:before="64"/>
        <w:ind w:left="290"/>
        <w:rPr>
          <w:color w:val="1D283B"/>
        </w:rPr>
      </w:pPr>
    </w:p>
    <w:p xmlns:wp14="http://schemas.microsoft.com/office/word/2010/wordml" w:rsidP="1F12C10E" w14:paraId="3461D779" wp14:textId="03966ED6">
      <w:pPr>
        <w:pStyle w:val="BodyText"/>
        <w:spacing w:before="64"/>
        <w:ind w:left="0"/>
        <w:rPr>
          <w:color w:val="1D283B"/>
        </w:rPr>
      </w:pPr>
    </w:p>
    <w:p xmlns:wp14="http://schemas.microsoft.com/office/word/2010/wordml" w14:paraId="289FCEC0" wp14:textId="77777777">
      <w:pPr>
        <w:pStyle w:val="Heading1"/>
        <w:numPr>
          <w:ilvl w:val="0"/>
          <w:numId w:val="2"/>
        </w:numPr>
        <w:tabs>
          <w:tab w:val="left" w:leader="none" w:pos="645"/>
        </w:tabs>
        <w:spacing w:before="0" w:after="0" w:line="240" w:lineRule="auto"/>
        <w:ind w:left="645" w:right="0" w:hanging="355"/>
        <w:jc w:val="left"/>
      </w:pPr>
      <w:r>
        <w:rPr>
          <w:color w:val="162454"/>
        </w:rPr>
        <w:t>System </w:t>
      </w:r>
      <w:r>
        <w:rPr>
          <w:color w:val="162454"/>
          <w:spacing w:val="-2"/>
        </w:rPr>
        <w:t>Architecture</w:t>
      </w:r>
    </w:p>
    <w:p xmlns:wp14="http://schemas.microsoft.com/office/word/2010/wordml" w14:paraId="3CF2D8B6" wp14:textId="77777777">
      <w:pPr>
        <w:pStyle w:val="BodyText"/>
        <w:rPr>
          <w:rFonts w:ascii="Arial"/>
          <w:b/>
          <w:sz w:val="20"/>
        </w:rPr>
      </w:pPr>
    </w:p>
    <w:p xmlns:wp14="http://schemas.microsoft.com/office/word/2010/wordml" w14:paraId="0A53CC85" wp14:textId="77777777">
      <w:pPr>
        <w:pStyle w:val="BodyText"/>
        <w:spacing w:before="3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8352" behindDoc="1" locked="0" layoutInCell="1" allowOverlap="1" wp14:anchorId="4C026822" wp14:editId="7777777">
                <wp:simplePos x="0" y="0"/>
                <wp:positionH relativeFrom="page">
                  <wp:posOffset>861849</wp:posOffset>
                </wp:positionH>
                <wp:positionV relativeFrom="paragraph">
                  <wp:posOffset>186132</wp:posOffset>
                </wp:positionV>
                <wp:extent cx="5664835" cy="224472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664835" cy="2244725"/>
                          <a:chExt cx="5664835" cy="22447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122428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792480">
                                <a:moveTo>
                                  <a:pt x="1147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715801"/>
                                </a:lnTo>
                                <a:lnTo>
                                  <a:pt x="5982" y="745478"/>
                                </a:lnTo>
                                <a:lnTo>
                                  <a:pt x="22303" y="769697"/>
                                </a:lnTo>
                                <a:lnTo>
                                  <a:pt x="46522" y="786018"/>
                                </a:lnTo>
                                <a:lnTo>
                                  <a:pt x="76200" y="792001"/>
                                </a:lnTo>
                                <a:lnTo>
                                  <a:pt x="1147799" y="792001"/>
                                </a:lnTo>
                                <a:lnTo>
                                  <a:pt x="1177476" y="786018"/>
                                </a:lnTo>
                                <a:lnTo>
                                  <a:pt x="1201695" y="769697"/>
                                </a:lnTo>
                                <a:lnTo>
                                  <a:pt x="1218016" y="745478"/>
                                </a:lnTo>
                                <a:lnTo>
                                  <a:pt x="1223999" y="715801"/>
                                </a:lnTo>
                                <a:lnTo>
                                  <a:pt x="1223999" y="76200"/>
                                </a:lnTo>
                                <a:lnTo>
                                  <a:pt x="1218016" y="46522"/>
                                </a:lnTo>
                                <a:lnTo>
                                  <a:pt x="1201695" y="22303"/>
                                </a:lnTo>
                                <a:lnTo>
                                  <a:pt x="1177476" y="5982"/>
                                </a:lnTo>
                                <a:lnTo>
                                  <a:pt x="1147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122428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792480">
                                <a:moveTo>
                                  <a:pt x="76200" y="792001"/>
                                </a:moveTo>
                                <a:lnTo>
                                  <a:pt x="1147799" y="792001"/>
                                </a:lnTo>
                                <a:lnTo>
                                  <a:pt x="1177476" y="786018"/>
                                </a:lnTo>
                                <a:lnTo>
                                  <a:pt x="1201695" y="769697"/>
                                </a:lnTo>
                                <a:lnTo>
                                  <a:pt x="1218016" y="745478"/>
                                </a:lnTo>
                                <a:lnTo>
                                  <a:pt x="1223999" y="715801"/>
                                </a:lnTo>
                                <a:lnTo>
                                  <a:pt x="1223999" y="76200"/>
                                </a:lnTo>
                                <a:lnTo>
                                  <a:pt x="1218016" y="46522"/>
                                </a:lnTo>
                                <a:lnTo>
                                  <a:pt x="1201695" y="22303"/>
                                </a:lnTo>
                                <a:lnTo>
                                  <a:pt x="1177476" y="5982"/>
                                </a:lnTo>
                                <a:lnTo>
                                  <a:pt x="1147799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715801"/>
                                </a:lnTo>
                                <a:lnTo>
                                  <a:pt x="5982" y="745478"/>
                                </a:lnTo>
                                <a:lnTo>
                                  <a:pt x="22303" y="769697"/>
                                </a:lnTo>
                                <a:lnTo>
                                  <a:pt x="46522" y="786018"/>
                                </a:lnTo>
                                <a:lnTo>
                                  <a:pt x="76200" y="7920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482350" y="6350"/>
                            <a:ext cx="122428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792480">
                                <a:moveTo>
                                  <a:pt x="1147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715801"/>
                                </a:lnTo>
                                <a:lnTo>
                                  <a:pt x="5982" y="745478"/>
                                </a:lnTo>
                                <a:lnTo>
                                  <a:pt x="22303" y="769697"/>
                                </a:lnTo>
                                <a:lnTo>
                                  <a:pt x="46522" y="786018"/>
                                </a:lnTo>
                                <a:lnTo>
                                  <a:pt x="76200" y="792001"/>
                                </a:lnTo>
                                <a:lnTo>
                                  <a:pt x="1147799" y="792001"/>
                                </a:lnTo>
                                <a:lnTo>
                                  <a:pt x="1177476" y="786018"/>
                                </a:lnTo>
                                <a:lnTo>
                                  <a:pt x="1201695" y="769697"/>
                                </a:lnTo>
                                <a:lnTo>
                                  <a:pt x="1218016" y="745478"/>
                                </a:lnTo>
                                <a:lnTo>
                                  <a:pt x="1223999" y="715801"/>
                                </a:lnTo>
                                <a:lnTo>
                                  <a:pt x="1223999" y="76200"/>
                                </a:lnTo>
                                <a:lnTo>
                                  <a:pt x="1218016" y="46522"/>
                                </a:lnTo>
                                <a:lnTo>
                                  <a:pt x="1201695" y="22303"/>
                                </a:lnTo>
                                <a:lnTo>
                                  <a:pt x="1177476" y="5982"/>
                                </a:lnTo>
                                <a:lnTo>
                                  <a:pt x="1147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482350" y="6350"/>
                            <a:ext cx="122428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792480">
                                <a:moveTo>
                                  <a:pt x="76200" y="792001"/>
                                </a:moveTo>
                                <a:lnTo>
                                  <a:pt x="1147799" y="792001"/>
                                </a:lnTo>
                                <a:lnTo>
                                  <a:pt x="1177476" y="786018"/>
                                </a:lnTo>
                                <a:lnTo>
                                  <a:pt x="1201695" y="769697"/>
                                </a:lnTo>
                                <a:lnTo>
                                  <a:pt x="1218016" y="745478"/>
                                </a:lnTo>
                                <a:lnTo>
                                  <a:pt x="1223999" y="715801"/>
                                </a:lnTo>
                                <a:lnTo>
                                  <a:pt x="1223999" y="76200"/>
                                </a:lnTo>
                                <a:lnTo>
                                  <a:pt x="1218016" y="46522"/>
                                </a:lnTo>
                                <a:lnTo>
                                  <a:pt x="1201695" y="22303"/>
                                </a:lnTo>
                                <a:lnTo>
                                  <a:pt x="1177476" y="5982"/>
                                </a:lnTo>
                                <a:lnTo>
                                  <a:pt x="1147799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715801"/>
                                </a:lnTo>
                                <a:lnTo>
                                  <a:pt x="5982" y="745478"/>
                                </a:lnTo>
                                <a:lnTo>
                                  <a:pt x="22303" y="769697"/>
                                </a:lnTo>
                                <a:lnTo>
                                  <a:pt x="46522" y="786018"/>
                                </a:lnTo>
                                <a:lnTo>
                                  <a:pt x="76200" y="79200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958349" y="6350"/>
                            <a:ext cx="122428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792480">
                                <a:moveTo>
                                  <a:pt x="1147800" y="0"/>
                                </a:moveTo>
                                <a:lnTo>
                                  <a:pt x="76199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715801"/>
                                </a:lnTo>
                                <a:lnTo>
                                  <a:pt x="5982" y="745478"/>
                                </a:lnTo>
                                <a:lnTo>
                                  <a:pt x="22303" y="769697"/>
                                </a:lnTo>
                                <a:lnTo>
                                  <a:pt x="46522" y="786018"/>
                                </a:lnTo>
                                <a:lnTo>
                                  <a:pt x="76199" y="792001"/>
                                </a:lnTo>
                                <a:lnTo>
                                  <a:pt x="1147800" y="792001"/>
                                </a:lnTo>
                                <a:lnTo>
                                  <a:pt x="1177477" y="786018"/>
                                </a:lnTo>
                                <a:lnTo>
                                  <a:pt x="1201696" y="769697"/>
                                </a:lnTo>
                                <a:lnTo>
                                  <a:pt x="1218017" y="745478"/>
                                </a:lnTo>
                                <a:lnTo>
                                  <a:pt x="1224000" y="715801"/>
                                </a:lnTo>
                                <a:lnTo>
                                  <a:pt x="1224000" y="76200"/>
                                </a:lnTo>
                                <a:lnTo>
                                  <a:pt x="1218017" y="46522"/>
                                </a:lnTo>
                                <a:lnTo>
                                  <a:pt x="1201696" y="22303"/>
                                </a:lnTo>
                                <a:lnTo>
                                  <a:pt x="1177477" y="5982"/>
                                </a:lnTo>
                                <a:lnTo>
                                  <a:pt x="114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958349" y="6350"/>
                            <a:ext cx="122428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792480">
                                <a:moveTo>
                                  <a:pt x="76199" y="792001"/>
                                </a:moveTo>
                                <a:lnTo>
                                  <a:pt x="1147800" y="792001"/>
                                </a:lnTo>
                                <a:lnTo>
                                  <a:pt x="1177477" y="786018"/>
                                </a:lnTo>
                                <a:lnTo>
                                  <a:pt x="1201696" y="769697"/>
                                </a:lnTo>
                                <a:lnTo>
                                  <a:pt x="1218017" y="745478"/>
                                </a:lnTo>
                                <a:lnTo>
                                  <a:pt x="1224000" y="715801"/>
                                </a:lnTo>
                                <a:lnTo>
                                  <a:pt x="1224000" y="76200"/>
                                </a:lnTo>
                                <a:lnTo>
                                  <a:pt x="1218017" y="46522"/>
                                </a:lnTo>
                                <a:lnTo>
                                  <a:pt x="1201696" y="22303"/>
                                </a:lnTo>
                                <a:lnTo>
                                  <a:pt x="1177477" y="5982"/>
                                </a:lnTo>
                                <a:lnTo>
                                  <a:pt x="1147800" y="0"/>
                                </a:lnTo>
                                <a:lnTo>
                                  <a:pt x="76199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715801"/>
                                </a:lnTo>
                                <a:lnTo>
                                  <a:pt x="5982" y="745478"/>
                                </a:lnTo>
                                <a:lnTo>
                                  <a:pt x="22303" y="769697"/>
                                </a:lnTo>
                                <a:lnTo>
                                  <a:pt x="46522" y="786018"/>
                                </a:lnTo>
                                <a:lnTo>
                                  <a:pt x="76199" y="7920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434349" y="6350"/>
                            <a:ext cx="122428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792480">
                                <a:moveTo>
                                  <a:pt x="114780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715801"/>
                                </a:lnTo>
                                <a:lnTo>
                                  <a:pt x="5982" y="745478"/>
                                </a:lnTo>
                                <a:lnTo>
                                  <a:pt x="22303" y="769697"/>
                                </a:lnTo>
                                <a:lnTo>
                                  <a:pt x="46522" y="786018"/>
                                </a:lnTo>
                                <a:lnTo>
                                  <a:pt x="76200" y="792001"/>
                                </a:lnTo>
                                <a:lnTo>
                                  <a:pt x="1147800" y="792001"/>
                                </a:lnTo>
                                <a:lnTo>
                                  <a:pt x="1177477" y="786018"/>
                                </a:lnTo>
                                <a:lnTo>
                                  <a:pt x="1201696" y="769697"/>
                                </a:lnTo>
                                <a:lnTo>
                                  <a:pt x="1218017" y="745478"/>
                                </a:lnTo>
                                <a:lnTo>
                                  <a:pt x="1224000" y="715801"/>
                                </a:lnTo>
                                <a:lnTo>
                                  <a:pt x="1224000" y="76200"/>
                                </a:lnTo>
                                <a:lnTo>
                                  <a:pt x="1218017" y="46522"/>
                                </a:lnTo>
                                <a:lnTo>
                                  <a:pt x="1201696" y="22303"/>
                                </a:lnTo>
                                <a:lnTo>
                                  <a:pt x="1177477" y="5982"/>
                                </a:lnTo>
                                <a:lnTo>
                                  <a:pt x="114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434349" y="6350"/>
                            <a:ext cx="122428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792480">
                                <a:moveTo>
                                  <a:pt x="76200" y="792001"/>
                                </a:moveTo>
                                <a:lnTo>
                                  <a:pt x="1147800" y="792001"/>
                                </a:lnTo>
                                <a:lnTo>
                                  <a:pt x="1177477" y="786018"/>
                                </a:lnTo>
                                <a:lnTo>
                                  <a:pt x="1201696" y="769697"/>
                                </a:lnTo>
                                <a:lnTo>
                                  <a:pt x="1218017" y="745478"/>
                                </a:lnTo>
                                <a:lnTo>
                                  <a:pt x="1224000" y="715801"/>
                                </a:lnTo>
                                <a:lnTo>
                                  <a:pt x="1224000" y="76200"/>
                                </a:lnTo>
                                <a:lnTo>
                                  <a:pt x="1218017" y="46522"/>
                                </a:lnTo>
                                <a:lnTo>
                                  <a:pt x="1201696" y="22303"/>
                                </a:lnTo>
                                <a:lnTo>
                                  <a:pt x="1177477" y="5982"/>
                                </a:lnTo>
                                <a:lnTo>
                                  <a:pt x="1147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200"/>
                                </a:lnTo>
                                <a:lnTo>
                                  <a:pt x="0" y="715801"/>
                                </a:lnTo>
                                <a:lnTo>
                                  <a:pt x="5982" y="745478"/>
                                </a:lnTo>
                                <a:lnTo>
                                  <a:pt x="22303" y="769697"/>
                                </a:lnTo>
                                <a:lnTo>
                                  <a:pt x="46522" y="786018"/>
                                </a:lnTo>
                                <a:lnTo>
                                  <a:pt x="76200" y="7920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30349" y="363068"/>
                            <a:ext cx="320421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4210" h="78740">
                                <a:moveTo>
                                  <a:pt x="0" y="39282"/>
                                </a:moveTo>
                                <a:lnTo>
                                  <a:pt x="252001" y="39282"/>
                                </a:lnTo>
                              </a:path>
                              <a:path w="3204210" h="78740">
                                <a:moveTo>
                                  <a:pt x="252001" y="39282"/>
                                </a:moveTo>
                                <a:lnTo>
                                  <a:pt x="186705" y="0"/>
                                </a:lnTo>
                              </a:path>
                              <a:path w="3204210" h="78740">
                                <a:moveTo>
                                  <a:pt x="252001" y="39282"/>
                                </a:moveTo>
                                <a:lnTo>
                                  <a:pt x="186705" y="78563"/>
                                </a:lnTo>
                              </a:path>
                              <a:path w="3204210" h="78740">
                                <a:moveTo>
                                  <a:pt x="1476000" y="39282"/>
                                </a:moveTo>
                                <a:lnTo>
                                  <a:pt x="1728000" y="39282"/>
                                </a:lnTo>
                              </a:path>
                              <a:path w="3204210" h="78740">
                                <a:moveTo>
                                  <a:pt x="1728000" y="39282"/>
                                </a:moveTo>
                                <a:lnTo>
                                  <a:pt x="1662705" y="0"/>
                                </a:lnTo>
                              </a:path>
                              <a:path w="3204210" h="78740">
                                <a:moveTo>
                                  <a:pt x="1728000" y="39282"/>
                                </a:moveTo>
                                <a:lnTo>
                                  <a:pt x="1662705" y="78563"/>
                                </a:lnTo>
                              </a:path>
                              <a:path w="3204210" h="78740">
                                <a:moveTo>
                                  <a:pt x="2952000" y="39282"/>
                                </a:moveTo>
                                <a:lnTo>
                                  <a:pt x="3204000" y="39282"/>
                                </a:lnTo>
                              </a:path>
                              <a:path w="3204210" h="78740">
                                <a:moveTo>
                                  <a:pt x="3204000" y="39282"/>
                                </a:moveTo>
                                <a:lnTo>
                                  <a:pt x="3138705" y="0"/>
                                </a:lnTo>
                              </a:path>
                              <a:path w="3204210" h="78740">
                                <a:moveTo>
                                  <a:pt x="3204000" y="39282"/>
                                </a:moveTo>
                                <a:lnTo>
                                  <a:pt x="3138705" y="7856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47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734350" y="1518350"/>
                            <a:ext cx="237617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6170" h="720090">
                                <a:moveTo>
                                  <a:pt x="2299799" y="0"/>
                                </a:move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643799"/>
                                </a:lnTo>
                                <a:lnTo>
                                  <a:pt x="5982" y="673476"/>
                                </a:lnTo>
                                <a:lnTo>
                                  <a:pt x="22303" y="697696"/>
                                </a:lnTo>
                                <a:lnTo>
                                  <a:pt x="46522" y="714017"/>
                                </a:lnTo>
                                <a:lnTo>
                                  <a:pt x="76200" y="719999"/>
                                </a:lnTo>
                                <a:lnTo>
                                  <a:pt x="2299799" y="719999"/>
                                </a:lnTo>
                                <a:lnTo>
                                  <a:pt x="2329476" y="714017"/>
                                </a:lnTo>
                                <a:lnTo>
                                  <a:pt x="2353696" y="697696"/>
                                </a:lnTo>
                                <a:lnTo>
                                  <a:pt x="2370017" y="673476"/>
                                </a:lnTo>
                                <a:lnTo>
                                  <a:pt x="2375999" y="643799"/>
                                </a:lnTo>
                                <a:lnTo>
                                  <a:pt x="2375999" y="76199"/>
                                </a:lnTo>
                                <a:lnTo>
                                  <a:pt x="2370017" y="46522"/>
                                </a:lnTo>
                                <a:lnTo>
                                  <a:pt x="2353696" y="22303"/>
                                </a:lnTo>
                                <a:lnTo>
                                  <a:pt x="2329476" y="5982"/>
                                </a:lnTo>
                                <a:lnTo>
                                  <a:pt x="2299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734350" y="1518350"/>
                            <a:ext cx="237617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6170" h="720090">
                                <a:moveTo>
                                  <a:pt x="76200" y="719999"/>
                                </a:moveTo>
                                <a:lnTo>
                                  <a:pt x="2299799" y="719999"/>
                                </a:lnTo>
                                <a:lnTo>
                                  <a:pt x="2329476" y="714017"/>
                                </a:lnTo>
                                <a:lnTo>
                                  <a:pt x="2353696" y="697696"/>
                                </a:lnTo>
                                <a:lnTo>
                                  <a:pt x="2370017" y="673476"/>
                                </a:lnTo>
                                <a:lnTo>
                                  <a:pt x="2375999" y="643799"/>
                                </a:lnTo>
                                <a:lnTo>
                                  <a:pt x="2375999" y="76199"/>
                                </a:lnTo>
                                <a:lnTo>
                                  <a:pt x="2370017" y="46522"/>
                                </a:lnTo>
                                <a:lnTo>
                                  <a:pt x="2353696" y="22303"/>
                                </a:lnTo>
                                <a:lnTo>
                                  <a:pt x="2329476" y="5982"/>
                                </a:lnTo>
                                <a:lnTo>
                                  <a:pt x="2299799" y="0"/>
                                </a:lnTo>
                                <a:lnTo>
                                  <a:pt x="76200" y="0"/>
                                </a:lnTo>
                                <a:lnTo>
                                  <a:pt x="46522" y="5982"/>
                                </a:lnTo>
                                <a:lnTo>
                                  <a:pt x="22303" y="22303"/>
                                </a:lnTo>
                                <a:lnTo>
                                  <a:pt x="5982" y="46522"/>
                                </a:lnTo>
                                <a:lnTo>
                                  <a:pt x="0" y="76199"/>
                                </a:lnTo>
                                <a:lnTo>
                                  <a:pt x="0" y="643799"/>
                                </a:lnTo>
                                <a:lnTo>
                                  <a:pt x="5982" y="673476"/>
                                </a:lnTo>
                                <a:lnTo>
                                  <a:pt x="22303" y="697696"/>
                                </a:lnTo>
                                <a:lnTo>
                                  <a:pt x="46522" y="714017"/>
                                </a:lnTo>
                                <a:lnTo>
                                  <a:pt x="76200" y="719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922350" y="798351"/>
                            <a:ext cx="2124075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4075" h="736600">
                                <a:moveTo>
                                  <a:pt x="2124000" y="0"/>
                                </a:moveTo>
                                <a:lnTo>
                                  <a:pt x="0" y="719999"/>
                                </a:lnTo>
                              </a:path>
                              <a:path w="2124075" h="736600">
                                <a:moveTo>
                                  <a:pt x="0" y="719999"/>
                                </a:moveTo>
                                <a:lnTo>
                                  <a:pt x="74448" y="736239"/>
                                </a:lnTo>
                              </a:path>
                              <a:path w="2124075" h="736600">
                                <a:moveTo>
                                  <a:pt x="0" y="719999"/>
                                </a:moveTo>
                                <a:lnTo>
                                  <a:pt x="49227" y="66183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47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43936" y="99125"/>
                            <a:ext cx="76200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9BF04D9" wp14:textId="77777777">
                              <w:pPr>
                                <w:spacing w:before="0" w:line="190" w:lineRule="exact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pacing w:val="-2"/>
                                  <w:sz w:val="17"/>
                                </w:rPr>
                                <w:t>Input</w:t>
                              </w:r>
                            </w:p>
                            <w:p xmlns:wp14="http://schemas.microsoft.com/office/word/2010/wordml" w14:paraId="6B459021" wp14:textId="77777777">
                              <w:pPr>
                                <w:spacing w:before="102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D283B"/>
                                  <w:w w:val="105"/>
                                  <w:sz w:val="13"/>
                                </w:rPr>
                                <w:t>Attendance</w:t>
                              </w:r>
                              <w:r>
                                <w:rPr>
                                  <w:color w:val="1D283B"/>
                                  <w:spacing w:val="-8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w w:val="105"/>
                                  <w:sz w:val="13"/>
                                </w:rPr>
                                <w:t>records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753573" y="99125"/>
                            <a:ext cx="694690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609152C4" wp14:textId="77777777">
                              <w:pPr>
                                <w:spacing w:before="0" w:line="190" w:lineRule="exact"/>
                                <w:ind w:left="45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z w:val="17"/>
                                </w:rPr>
                                <w:t>Pre-</w:t>
                              </w: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pacing w:val="-2"/>
                                  <w:sz w:val="17"/>
                                </w:rPr>
                                <w:t>process</w:t>
                              </w:r>
                            </w:p>
                            <w:p xmlns:wp14="http://schemas.microsoft.com/office/word/2010/wordml" w14:paraId="4CAEC199" wp14:textId="77777777">
                              <w:pPr>
                                <w:spacing w:before="102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D283B"/>
                                  <w:w w:val="105"/>
                                  <w:sz w:val="13"/>
                                </w:rPr>
                                <w:t>Student-wise</w:t>
                              </w:r>
                              <w:r>
                                <w:rPr>
                                  <w:color w:val="1D283B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4"/>
                                  <w:w w:val="105"/>
                                  <w:sz w:val="13"/>
                                </w:rPr>
                                <w:t>sets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291407" y="99125"/>
                            <a:ext cx="570865" cy="281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1CAA70E" wp14:textId="77777777">
                              <w:pPr>
                                <w:spacing w:before="0" w:line="190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z w:val="17"/>
                                </w:rPr>
                                <w:t>Set </w:t>
                              </w: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pacing w:val="-2"/>
                                  <w:sz w:val="17"/>
                                </w:rPr>
                                <w:t>Engine</w:t>
                              </w:r>
                            </w:p>
                            <w:p xmlns:wp14="http://schemas.microsoft.com/office/word/2010/wordml" w14:paraId="591959E3" wp14:textId="77777777">
                              <w:pPr>
                                <w:spacing w:before="93" w:line="161" w:lineRule="exact"/>
                                <w:ind w:left="86" w:right="0" w:firstLine="0"/>
                                <w:jc w:val="left"/>
                                <w:rPr>
                                  <w:rFonts w:ascii="MS Gothic" w:hAnsi="MS Gothic"/>
                                  <w:sz w:val="13"/>
                                </w:rPr>
                              </w:pPr>
                              <w:r>
                                <w:rPr>
                                  <w:rFonts w:ascii="Symbol" w:hAnsi="Symbol"/>
                                  <w:color w:val="1D283B"/>
                                  <w:w w:val="105"/>
                                  <w:sz w:val="13"/>
                                </w:rPr>
                                <w:t></w:t>
                              </w:r>
                              <w:r>
                                <w:rPr>
                                  <w:rFonts w:ascii="Times New Roman" w:hAnsi="Times New Roman"/>
                                  <w:color w:val="1D283B"/>
                                  <w:spacing w:val="3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D283B"/>
                                  <w:w w:val="105"/>
                                  <w:sz w:val="13"/>
                                </w:rPr>
                                <w:t></w:t>
                              </w:r>
                              <w:r>
                                <w:rPr>
                                  <w:rFonts w:ascii="Times New Roman" w:hAnsi="Times New Roman"/>
                                  <w:color w:val="1D283B"/>
                                  <w:spacing w:val="3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1D283B"/>
                                  <w:w w:val="105"/>
                                  <w:sz w:val="13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color w:val="1D283B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5"/>
                                  <w:w w:val="105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rFonts w:ascii="MS Gothic" w:hAnsi="MS Gothic"/>
                                  <w:color w:val="1D283B"/>
                                  <w:spacing w:val="-5"/>
                                  <w:w w:val="105"/>
                                  <w:sz w:val="13"/>
                                </w:rPr>
                                <w:t>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691238" y="99125"/>
                            <a:ext cx="723265" cy="281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79B66ACA" wp14:textId="77777777">
                              <w:pPr>
                                <w:spacing w:before="0" w:line="190" w:lineRule="exact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pacing w:val="-2"/>
                                  <w:sz w:val="17"/>
                                </w:rPr>
                                <w:t>Analysis</w:t>
                              </w:r>
                            </w:p>
                            <w:p xmlns:wp14="http://schemas.microsoft.com/office/word/2010/wordml" w14:paraId="620192F2" wp14:textId="77777777">
                              <w:pPr>
                                <w:spacing w:before="102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D283B"/>
                                  <w:w w:val="105"/>
                                  <w:sz w:val="13"/>
                                </w:rPr>
                                <w:t>Eligibility</w:t>
                              </w:r>
                              <w:r>
                                <w:rPr>
                                  <w:color w:val="1D283B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105"/>
                                  <w:sz w:val="13"/>
                                </w:rPr>
                                <w:t>&amp;</w:t>
                              </w:r>
                              <w:r>
                                <w:rPr>
                                  <w:color w:val="1D283B"/>
                                  <w:spacing w:val="-4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w w:val="105"/>
                                  <w:sz w:val="13"/>
                                </w:rPr>
                                <w:t>reports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539343" y="1611126"/>
                            <a:ext cx="779145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72E2AB2" wp14:textId="77777777">
                              <w:pPr>
                                <w:spacing w:before="0" w:line="190" w:lineRule="exact"/>
                                <w:ind w:left="0" w:right="18" w:firstLine="0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pacing w:val="-2"/>
                                  <w:sz w:val="17"/>
                                </w:rPr>
                                <w:t>Output</w:t>
                              </w:r>
                            </w:p>
                            <w:p xmlns:wp14="http://schemas.microsoft.com/office/word/2010/wordml" w14:paraId="2FC4AC71" wp14:textId="77777777">
                              <w:pPr>
                                <w:spacing w:before="74" w:line="288" w:lineRule="auto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1D283B"/>
                                  <w:w w:val="105"/>
                                  <w:sz w:val="13"/>
                                </w:rPr>
                                <w:t>Dashboard</w:t>
                              </w:r>
                              <w:r>
                                <w:rPr>
                                  <w:color w:val="1D283B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105"/>
                                  <w:sz w:val="13"/>
                                </w:rPr>
                                <w:t>•</w:t>
                              </w:r>
                              <w:r>
                                <w:rPr>
                                  <w:color w:val="1D283B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105"/>
                                  <w:sz w:val="13"/>
                                </w:rPr>
                                <w:t>alerts</w:t>
                              </w:r>
                              <w:r>
                                <w:rPr>
                                  <w:color w:val="1D283B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w w:val="105"/>
                                  <w:sz w:val="13"/>
                                </w:rPr>
                                <w:t>•</w:t>
                              </w:r>
                              <w:r>
                                <w:rPr>
                                  <w:color w:val="1D283B"/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1D283B"/>
                                  <w:spacing w:val="-2"/>
                                  <w:w w:val="105"/>
                                  <w:sz w:val="13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24093AA">
              <v:group id="docshapegroup5" style="position:absolute;margin-left:67.862198pt;margin-top:14.656084pt;width:446.05pt;height:176.75pt;mso-position-horizontal-relative:page;mso-position-vertical-relative:paragraph;z-index:-15728128;mso-wrap-distance-left:0;mso-wrap-distance-right:0" coordsize="8921,3535" coordorigin="1357,293">
                <v:shape id="docshape6" style="position:absolute;left:1367;top:303;width:1928;height:1248" coordsize="1928,1248" coordorigin="1367,303" filled="true" fillcolor="#eff6ff" stroked="false" path="m3175,303l1487,303,1441,313,1402,338,1377,376,1367,423,1367,1430,1377,1477,1402,1515,1441,1541,1487,1550,3175,1550,3222,1541,3260,1515,3285,1477,3295,1430,3295,423,3285,376,3260,338,3222,313,3175,303xe">
                  <v:path arrowok="t"/>
                  <v:fill type="solid"/>
                </v:shape>
                <v:shape id="docshape7" style="position:absolute;left:1367;top:303;width:1928;height:1248" coordsize="1928,1248" coordorigin="1367,303" filled="false" stroked="true" strokecolor="#2462eb" strokeweight="1pt" path="m1487,1550l3175,1550,3222,1541,3260,1515,3285,1477,3295,1430,3295,423,3285,376,3260,338,3222,313,3175,303,1487,303,1441,313,1402,338,1377,376,1367,423,1367,1430,1377,1477,1402,1515,1441,1541,1487,1550xe">
                  <v:path arrowok="t"/>
                  <v:stroke dashstyle="solid"/>
                </v:shape>
                <v:shape id="docshape8" style="position:absolute;left:3691;top:303;width:1928;height:1248" coordsize="1928,1248" coordorigin="3692,303" filled="true" fillcolor="#eff6ff" stroked="false" path="m5499,303l3812,303,3765,313,3727,338,3701,376,3692,423,3692,1430,3701,1477,3727,1515,3765,1541,3812,1550,5499,1550,5546,1541,5584,1515,5610,1477,5619,1430,5619,423,5610,376,5584,338,5546,313,5499,303xe">
                  <v:path arrowok="t"/>
                  <v:fill type="solid"/>
                </v:shape>
                <v:shape id="docshape9" style="position:absolute;left:3691;top:303;width:1928;height:1248" coordsize="1928,1248" coordorigin="3692,303" filled="false" stroked="true" strokecolor="#2462eb" strokeweight="1.0pt" path="m3812,1550l5499,1550,5546,1541,5584,1515,5610,1477,5619,1430,5619,423,5610,376,5584,338,5546,313,5499,303,3812,303,3765,313,3727,338,3701,376,3692,423,3692,1430,3701,1477,3727,1515,3765,1541,3812,1550xe">
                  <v:path arrowok="t"/>
                  <v:stroke dashstyle="solid"/>
                </v:shape>
                <v:shape id="docshape10" style="position:absolute;left:6016;top:303;width:1928;height:1248" coordsize="1928,1248" coordorigin="6016,303" filled="true" fillcolor="#eff6ff" stroked="false" path="m7824,303l6136,303,6089,313,6051,338,6025,376,6016,423,6016,1430,6025,1477,6051,1515,6089,1541,6136,1550,7824,1550,7870,1541,7908,1515,7934,1477,7944,1430,7944,423,7934,376,7908,338,7870,313,7824,303xe">
                  <v:path arrowok="t"/>
                  <v:fill type="solid"/>
                </v:shape>
                <v:shape id="docshape11" style="position:absolute;left:6016;top:303;width:1928;height:1248" coordsize="1928,1248" coordorigin="6016,303" filled="false" stroked="true" strokecolor="#2462eb" strokeweight="1pt" path="m6136,1550l7824,1550,7870,1541,7908,1515,7934,1477,7944,1430,7944,423,7934,376,7908,338,7870,313,7824,303,6136,303,6089,313,6051,338,6025,376,6016,423,6016,1430,6025,1477,6051,1515,6089,1541,6136,1550xe">
                  <v:path arrowok="t"/>
                  <v:stroke dashstyle="solid"/>
                </v:shape>
                <v:shape id="docshape12" style="position:absolute;left:8340;top:303;width:1928;height:1248" coordsize="1928,1248" coordorigin="8340,303" filled="true" fillcolor="#eff6ff" stroked="false" path="m10148,303l8460,303,8414,313,8376,338,8350,376,8340,423,8340,1430,8350,1477,8376,1515,8414,1541,8460,1550,10148,1550,10195,1541,10233,1515,10259,1477,10268,1430,10268,423,10259,376,10233,338,10195,313,10148,303xe">
                  <v:path arrowok="t"/>
                  <v:fill type="solid"/>
                </v:shape>
                <v:shape id="docshape13" style="position:absolute;left:8340;top:303;width:1928;height:1248" coordsize="1928,1248" coordorigin="8340,303" filled="false" stroked="true" strokecolor="#2462eb" strokeweight="1pt" path="m8460,1550l10148,1550,10195,1541,10233,1515,10259,1477,10268,1430,10268,423,10259,376,10233,338,10195,313,10148,303,8460,303,8414,313,8376,338,8350,376,8340,423,8340,1430,8350,1477,8376,1515,8414,1541,8460,1550xe">
                  <v:path arrowok="t"/>
                  <v:stroke dashstyle="solid"/>
                </v:shape>
                <v:shape id="docshape14" style="position:absolute;left:3294;top:864;width:5046;height:124" coordsize="5046,124" coordorigin="3295,865" filled="false" stroked="true" strokecolor="#64748a" strokeweight="1pt" path="m3295,927l3692,927m3692,927l3589,865m3692,927l3589,989m5619,927l6016,927m6016,927l5913,865m6016,927l5913,989m7944,927l8340,927m8340,927l8238,865m8340,927l8238,989e">
                  <v:path arrowok="t"/>
                  <v:stroke dashstyle="solid"/>
                </v:shape>
                <v:shape id="docshape15" style="position:absolute;left:4088;top:2684;width:3742;height:1134" coordsize="3742,1134" coordorigin="4089,2684" filled="true" fillcolor="#ebfdf4" stroked="false" path="m7710,2684l4209,2684,4162,2694,4124,2719,4098,2757,4089,2804,4089,3698,4098,3745,4124,3783,4162,3809,4209,3818,7710,3818,7757,3809,7795,3783,7821,3745,7830,3698,7830,2804,7821,2757,7795,2719,7757,2694,7710,2684xe">
                  <v:path arrowok="t"/>
                  <v:fill type="solid"/>
                </v:shape>
                <v:shape id="docshape16" style="position:absolute;left:4088;top:2684;width:3742;height:1134" coordsize="3742,1134" coordorigin="4089,2684" filled="false" stroked="true" strokecolor="#2462eb" strokeweight="1pt" path="m4209,3818l7710,3818,7757,3809,7795,3783,7821,3745,7830,3698,7830,2804,7821,2757,7795,2719,7757,2694,7710,2684,4209,2684,4162,2694,4124,2719,4098,2757,4089,2804,4089,3698,4098,3745,4124,3783,4162,3809,4209,3818xe">
                  <v:path arrowok="t"/>
                  <v:stroke dashstyle="solid"/>
                </v:shape>
                <v:shape id="docshape17" style="position:absolute;left:5959;top:1550;width:3345;height:1160" coordsize="3345,1160" coordorigin="5959,1550" filled="false" stroked="true" strokecolor="#64748a" strokeweight="1pt" path="m9304,1550l5959,2684m5959,2684l6077,2710m5959,2684l6037,2593e">
                  <v:path arrowok="t"/>
                  <v:stroke dashstyle="solid"/>
                </v:shape>
                <v:shape id="docshape18" style="position:absolute;left:1741;top:449;width:1200;height:443" filled="false" stroked="false" type="#_x0000_t202">
                  <v:textbox inset="0,0,0,0">
                    <w:txbxContent>
                      <w:p w14:paraId="3522E1E9" wp14:textId="77777777">
                        <w:pPr>
                          <w:spacing w:before="0" w:line="190" w:lineRule="exact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62454"/>
                            <w:spacing w:val="-2"/>
                            <w:sz w:val="17"/>
                          </w:rPr>
                          <w:t>Input</w:t>
                        </w:r>
                      </w:p>
                      <w:p w14:paraId="644FC196" wp14:textId="77777777">
                        <w:pPr>
                          <w:spacing w:before="102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1D283B"/>
                            <w:w w:val="105"/>
                            <w:sz w:val="13"/>
                          </w:rPr>
                          <w:t>Attendance</w:t>
                        </w:r>
                        <w:r>
                          <w:rPr>
                            <w:color w:val="1D283B"/>
                            <w:spacing w:val="-8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w w:val="105"/>
                            <w:sz w:val="13"/>
                          </w:rPr>
                          <w:t>records</w:t>
                        </w:r>
                      </w:p>
                    </w:txbxContent>
                  </v:textbox>
                  <w10:wrap type="none"/>
                </v:shape>
                <v:shape id="docshape19" style="position:absolute;left:4118;top:449;width:1094;height:443" filled="false" stroked="false" type="#_x0000_t202">
                  <v:textbox inset="0,0,0,0">
                    <w:txbxContent>
                      <w:p w14:paraId="6E0D9224" wp14:textId="77777777">
                        <w:pPr>
                          <w:spacing w:before="0" w:line="190" w:lineRule="exact"/>
                          <w:ind w:left="45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62454"/>
                            <w:sz w:val="17"/>
                          </w:rPr>
                          <w:t>Pre-</w:t>
                        </w:r>
                        <w:r>
                          <w:rPr>
                            <w:rFonts w:ascii="Arial"/>
                            <w:b/>
                            <w:color w:val="162454"/>
                            <w:spacing w:val="-2"/>
                            <w:sz w:val="17"/>
                          </w:rPr>
                          <w:t>process</w:t>
                        </w:r>
                      </w:p>
                      <w:p w14:paraId="6DD5F0B7" wp14:textId="77777777">
                        <w:pPr>
                          <w:spacing w:before="102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1D283B"/>
                            <w:w w:val="105"/>
                            <w:sz w:val="13"/>
                          </w:rPr>
                          <w:t>Student-wise</w:t>
                        </w:r>
                        <w:r>
                          <w:rPr>
                            <w:color w:val="1D283B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D283B"/>
                            <w:spacing w:val="-4"/>
                            <w:w w:val="105"/>
                            <w:sz w:val="13"/>
                          </w:rPr>
                          <w:t>sets</w:t>
                        </w:r>
                      </w:p>
                    </w:txbxContent>
                  </v:textbox>
                  <w10:wrap type="none"/>
                </v:shape>
                <v:shape id="docshape20" style="position:absolute;left:6540;top:449;width:899;height:444" filled="false" stroked="false" type="#_x0000_t202">
                  <v:textbox inset="0,0,0,0">
                    <w:txbxContent>
                      <w:p w14:paraId="79DF7E87" wp14:textId="77777777">
                        <w:pPr>
                          <w:spacing w:before="0" w:line="190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62454"/>
                            <w:sz w:val="17"/>
                          </w:rPr>
                          <w:t>Set </w:t>
                        </w:r>
                        <w:r>
                          <w:rPr>
                            <w:rFonts w:ascii="Arial"/>
                            <w:b/>
                            <w:color w:val="162454"/>
                            <w:spacing w:val="-2"/>
                            <w:sz w:val="17"/>
                          </w:rPr>
                          <w:t>Engine</w:t>
                        </w:r>
                      </w:p>
                      <w:p w14:paraId="11F41A3C" wp14:textId="77777777">
                        <w:pPr>
                          <w:spacing w:before="93" w:line="161" w:lineRule="exact"/>
                          <w:ind w:left="86" w:right="0" w:firstLine="0"/>
                          <w:jc w:val="left"/>
                          <w:rPr>
                            <w:rFonts w:ascii="MS Gothic" w:hAnsi="MS Gothic"/>
                            <w:sz w:val="13"/>
                          </w:rPr>
                        </w:pPr>
                        <w:r>
                          <w:rPr>
                            <w:rFonts w:ascii="Symbol" w:hAnsi="Symbol"/>
                            <w:color w:val="1D283B"/>
                            <w:w w:val="105"/>
                            <w:sz w:val="13"/>
                          </w:rPr>
                          <w:t></w:t>
                        </w:r>
                        <w:r>
                          <w:rPr>
                            <w:rFonts w:ascii="Times New Roman" w:hAnsi="Times New Roman"/>
                            <w:color w:val="1D283B"/>
                            <w:spacing w:val="3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D283B"/>
                            <w:w w:val="105"/>
                            <w:sz w:val="13"/>
                          </w:rPr>
                          <w:t></w:t>
                        </w:r>
                        <w:r>
                          <w:rPr>
                            <w:rFonts w:ascii="Times New Roman" w:hAnsi="Times New Roman"/>
                            <w:color w:val="1D283B"/>
                            <w:spacing w:val="3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1D283B"/>
                            <w:w w:val="105"/>
                            <w:sz w:val="13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color w:val="1D283B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D283B"/>
                            <w:spacing w:val="-5"/>
                            <w:w w:val="105"/>
                            <w:sz w:val="13"/>
                          </w:rPr>
                          <w:t>A</w:t>
                        </w:r>
                        <w:r>
                          <w:rPr>
                            <w:rFonts w:ascii="MS Gothic" w:hAnsi="MS Gothic"/>
                            <w:color w:val="1D283B"/>
                            <w:spacing w:val="-5"/>
                            <w:w w:val="105"/>
                            <w:sz w:val="13"/>
                          </w:rPr>
                          <w:t>■</w:t>
                        </w:r>
                      </w:p>
                    </w:txbxContent>
                  </v:textbox>
                  <w10:wrap type="none"/>
                </v:shape>
                <v:shape id="docshape21" style="position:absolute;left:8745;top:449;width:1139;height:443" filled="false" stroked="false" type="#_x0000_t202">
                  <v:textbox inset="0,0,0,0">
                    <w:txbxContent>
                      <w:p w14:paraId="134177B9" wp14:textId="77777777">
                        <w:pPr>
                          <w:spacing w:before="0" w:line="190" w:lineRule="exact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62454"/>
                            <w:spacing w:val="-2"/>
                            <w:sz w:val="17"/>
                          </w:rPr>
                          <w:t>Analysis</w:t>
                        </w:r>
                      </w:p>
                      <w:p w14:paraId="6BE616B4" wp14:textId="77777777">
                        <w:pPr>
                          <w:spacing w:before="102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1D283B"/>
                            <w:w w:val="105"/>
                            <w:sz w:val="13"/>
                          </w:rPr>
                          <w:t>Eligibility</w:t>
                        </w:r>
                        <w:r>
                          <w:rPr>
                            <w:color w:val="1D283B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D283B"/>
                            <w:w w:val="105"/>
                            <w:sz w:val="13"/>
                          </w:rPr>
                          <w:t>&amp;</w:t>
                        </w:r>
                        <w:r>
                          <w:rPr>
                            <w:color w:val="1D283B"/>
                            <w:spacing w:val="-4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w w:val="105"/>
                            <w:sz w:val="13"/>
                          </w:rPr>
                          <w:t>reports</w:t>
                        </w:r>
                      </w:p>
                    </w:txbxContent>
                  </v:textbox>
                  <w10:wrap type="none"/>
                </v:shape>
                <v:shape id="docshape22" style="position:absolute;left:5356;top:2830;width:1227;height:623" filled="false" stroked="false" type="#_x0000_t202">
                  <v:textbox inset="0,0,0,0">
                    <w:txbxContent>
                      <w:p w14:paraId="2A38560A" wp14:textId="77777777">
                        <w:pPr>
                          <w:spacing w:before="0" w:line="190" w:lineRule="exact"/>
                          <w:ind w:left="0" w:right="18" w:firstLine="0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62454"/>
                            <w:spacing w:val="-2"/>
                            <w:sz w:val="17"/>
                          </w:rPr>
                          <w:t>Output</w:t>
                        </w:r>
                      </w:p>
                      <w:p w14:paraId="4FE2FD48" wp14:textId="77777777">
                        <w:pPr>
                          <w:spacing w:before="74" w:line="288" w:lineRule="auto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color w:val="1D283B"/>
                            <w:w w:val="105"/>
                            <w:sz w:val="13"/>
                          </w:rPr>
                          <w:t>Dashboard</w:t>
                        </w:r>
                        <w:r>
                          <w:rPr>
                            <w:color w:val="1D283B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D283B"/>
                            <w:w w:val="105"/>
                            <w:sz w:val="13"/>
                          </w:rPr>
                          <w:t>•</w:t>
                        </w:r>
                        <w:r>
                          <w:rPr>
                            <w:color w:val="1D283B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D283B"/>
                            <w:w w:val="105"/>
                            <w:sz w:val="13"/>
                          </w:rPr>
                          <w:t>alerts</w:t>
                        </w:r>
                        <w:r>
                          <w:rPr>
                            <w:color w:val="1D283B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D283B"/>
                            <w:w w:val="105"/>
                            <w:sz w:val="13"/>
                          </w:rPr>
                          <w:t>•</w:t>
                        </w:r>
                        <w:r>
                          <w:rPr>
                            <w:color w:val="1D283B"/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1D283B"/>
                            <w:spacing w:val="-2"/>
                            <w:w w:val="105"/>
                            <w:sz w:val="13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:rsidP="1F12C10E" wp14:textId="77777777" w14:paraId="5FB9B875">
      <w:pPr>
        <w:spacing w:before="76" w:after="0"/>
        <w:ind w:left="0" w:right="0" w:firstLine="0"/>
        <w:jc w:val="left"/>
        <w:rPr>
          <w:sz w:val="16"/>
          <w:szCs w:val="16"/>
        </w:rPr>
      </w:pPr>
      <w:r w:rsidRPr="1F12C10E" w:rsidR="6B005FFC">
        <w:rPr>
          <w:rFonts w:ascii="Arial"/>
          <w:b w:val="1"/>
          <w:bCs w:val="1"/>
          <w:color w:val="64748A"/>
          <w:sz w:val="16"/>
          <w:szCs w:val="16"/>
        </w:rPr>
        <w:t xml:space="preserve">Figure 1: </w:t>
      </w:r>
      <w:r w:rsidRPr="1F12C10E" w:rsidR="6B005FFC">
        <w:rPr>
          <w:color w:val="64748A"/>
          <w:sz w:val="16"/>
          <w:szCs w:val="16"/>
        </w:rPr>
        <w:t>High-level architecture of the Student Attendance Analyser</w:t>
      </w:r>
    </w:p>
    <w:p xmlns:wp14="http://schemas.microsoft.com/office/word/2010/wordml" w:rsidP="1F12C10E" w14:paraId="0FB78278" wp14:textId="17C74B9A">
      <w:pPr>
        <w:pStyle w:val="BodyText"/>
        <w:spacing w:after="0"/>
        <w:rPr>
          <w:rFonts w:ascii="Arial"/>
          <w:b w:val="1"/>
          <w:bCs w:val="1"/>
          <w:sz w:val="20"/>
          <w:szCs w:val="20"/>
        </w:rPr>
        <w:sectPr>
          <w:pgSz w:w="11910" w:h="16840" w:orient="portrait"/>
          <w:pgMar w:top="1080" w:right="850" w:bottom="660" w:left="850" w:header="0" w:footer="467"/>
          <w:cols w:num="1"/>
        </w:sectPr>
      </w:pPr>
    </w:p>
    <w:p xmlns:wp14="http://schemas.microsoft.com/office/word/2010/wordml" w14:paraId="1FC39945" wp14:textId="77777777">
      <w:pPr>
        <w:spacing w:after="0"/>
        <w:jc w:val="left"/>
        <w:rPr>
          <w:sz w:val="16"/>
        </w:rPr>
        <w:sectPr>
          <w:pgSz w:w="11910" w:h="16840" w:orient="portrait"/>
          <w:pgMar w:top="1460" w:right="850" w:bottom="660" w:left="850" w:header="0" w:footer="467"/>
          <w:cols w:num="1"/>
        </w:sectPr>
      </w:pPr>
    </w:p>
    <w:p xmlns:wp14="http://schemas.microsoft.com/office/word/2010/wordml" w14:paraId="411DD57A" wp14:textId="77777777">
      <w:pPr>
        <w:pStyle w:val="Heading1"/>
        <w:numPr>
          <w:ilvl w:val="0"/>
          <w:numId w:val="2"/>
        </w:numPr>
        <w:tabs>
          <w:tab w:val="left" w:leader="none" w:pos="645"/>
        </w:tabs>
        <w:spacing w:before="62" w:after="0" w:line="240" w:lineRule="auto"/>
        <w:ind w:left="645" w:right="0" w:hanging="355"/>
        <w:jc w:val="left"/>
      </w:pPr>
      <w:r>
        <w:rPr>
          <w:color w:val="162454"/>
        </w:rPr>
        <w:t>Main </w:t>
      </w:r>
      <w:r>
        <w:rPr>
          <w:color w:val="162454"/>
          <w:spacing w:val="-2"/>
        </w:rPr>
        <w:t>Components</w:t>
      </w:r>
    </w:p>
    <w:p xmlns:wp14="http://schemas.microsoft.com/office/word/2010/wordml" w14:paraId="0562CB0E" wp14:textId="77777777">
      <w:pPr>
        <w:pStyle w:val="BodyText"/>
        <w:spacing w:before="4"/>
        <w:rPr>
          <w:rFonts w:ascii="Arial"/>
          <w:b/>
          <w:sz w:val="16"/>
        </w:rPr>
      </w:pPr>
    </w:p>
    <w:tbl>
      <w:tblPr>
        <w:tblW w:w="0" w:type="auto"/>
        <w:jc w:val="left"/>
        <w:tblInd w:w="856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1"/>
        <w:gridCol w:w="5782"/>
      </w:tblGrid>
      <w:tr xmlns:wp14="http://schemas.microsoft.com/office/word/2010/wordml" w14:paraId="75ED60CD" wp14:textId="77777777">
        <w:trPr>
          <w:trHeight w:val="394" w:hRule="atLeast"/>
        </w:trPr>
        <w:tc>
          <w:tcPr>
            <w:tcW w:w="2721" w:type="dxa"/>
            <w:shd w:val="clear" w:color="auto" w:fill="162454"/>
          </w:tcPr>
          <w:p w14:paraId="18089E2F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Component</w:t>
            </w:r>
          </w:p>
        </w:tc>
        <w:tc>
          <w:tcPr>
            <w:tcW w:w="5782" w:type="dxa"/>
            <w:shd w:val="clear" w:color="auto" w:fill="162454"/>
          </w:tcPr>
          <w:p w14:paraId="66ED67BC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Function</w:t>
            </w:r>
          </w:p>
        </w:tc>
      </w:tr>
      <w:tr xmlns:wp14="http://schemas.microsoft.com/office/word/2010/wordml" w14:paraId="7DB3172A" wp14:textId="77777777">
        <w:trPr>
          <w:trHeight w:val="677" w:hRule="atLeast"/>
        </w:trPr>
        <w:tc>
          <w:tcPr>
            <w:tcW w:w="2721" w:type="dxa"/>
          </w:tcPr>
          <w:p w14:paraId="02A4A01F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Attendance </w:t>
            </w:r>
            <w:r>
              <w:rPr>
                <w:color w:val="1D283B"/>
                <w:spacing w:val="-2"/>
                <w:sz w:val="19"/>
              </w:rPr>
              <w:t>Input</w:t>
            </w:r>
          </w:p>
        </w:tc>
        <w:tc>
          <w:tcPr>
            <w:tcW w:w="5782" w:type="dxa"/>
          </w:tcPr>
          <w:p w14:paraId="46401B17" wp14:textId="77777777">
            <w:pPr>
              <w:pStyle w:val="TableParagraph"/>
              <w:spacing w:line="312" w:lineRule="auto"/>
              <w:ind w:right="85"/>
              <w:rPr>
                <w:sz w:val="19"/>
              </w:rPr>
            </w:pPr>
            <w:r>
              <w:rPr>
                <w:color w:val="1D283B"/>
                <w:sz w:val="19"/>
              </w:rPr>
              <w:t>Accepts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attendance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from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a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manual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form,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spreadsheet,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database, or future IoT device.</w:t>
            </w:r>
          </w:p>
        </w:tc>
      </w:tr>
      <w:tr xmlns:wp14="http://schemas.microsoft.com/office/word/2010/wordml" w14:paraId="061656E2" wp14:textId="77777777">
        <w:trPr>
          <w:trHeight w:val="393" w:hRule="atLeast"/>
        </w:trPr>
        <w:tc>
          <w:tcPr>
            <w:tcW w:w="2721" w:type="dxa"/>
            <w:shd w:val="clear" w:color="auto" w:fill="F7F9FB"/>
          </w:tcPr>
          <w:p w14:paraId="370E9B0A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Student Set </w:t>
            </w:r>
            <w:r>
              <w:rPr>
                <w:color w:val="1D283B"/>
                <w:spacing w:val="-2"/>
                <w:sz w:val="19"/>
              </w:rPr>
              <w:t>Manager</w:t>
            </w:r>
          </w:p>
        </w:tc>
        <w:tc>
          <w:tcPr>
            <w:tcW w:w="5782" w:type="dxa"/>
            <w:shd w:val="clear" w:color="auto" w:fill="F7F9FB"/>
          </w:tcPr>
          <w:p w14:paraId="23DB671E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Creates U, present, absent, eligible and low-attendance </w:t>
            </w:r>
            <w:r>
              <w:rPr>
                <w:color w:val="1D283B"/>
                <w:spacing w:val="-2"/>
                <w:sz w:val="19"/>
              </w:rPr>
              <w:t>sets.</w:t>
            </w:r>
          </w:p>
        </w:tc>
      </w:tr>
      <w:tr xmlns:wp14="http://schemas.microsoft.com/office/word/2010/wordml" w14:paraId="44BE7604" wp14:textId="77777777">
        <w:trPr>
          <w:trHeight w:val="678" w:hRule="atLeast"/>
        </w:trPr>
        <w:tc>
          <w:tcPr>
            <w:tcW w:w="2721" w:type="dxa"/>
          </w:tcPr>
          <w:p w14:paraId="0D425135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Set Operations </w:t>
            </w:r>
            <w:r>
              <w:rPr>
                <w:color w:val="1D283B"/>
                <w:spacing w:val="-2"/>
                <w:sz w:val="19"/>
              </w:rPr>
              <w:t>Engine</w:t>
            </w:r>
          </w:p>
        </w:tc>
        <w:tc>
          <w:tcPr>
            <w:tcW w:w="5782" w:type="dxa"/>
          </w:tcPr>
          <w:p w14:paraId="40B24C17" wp14:textId="77777777">
            <w:pPr>
              <w:pStyle w:val="TableParagraph"/>
              <w:spacing w:line="312" w:lineRule="auto"/>
              <w:ind w:right="85"/>
              <w:rPr>
                <w:sz w:val="19"/>
              </w:rPr>
            </w:pPr>
            <w:r>
              <w:rPr>
                <w:color w:val="1D283B"/>
                <w:sz w:val="19"/>
              </w:rPr>
              <w:t>Performs</w:t>
            </w:r>
            <w:r>
              <w:rPr>
                <w:color w:val="1D283B"/>
                <w:spacing w:val="-8"/>
                <w:sz w:val="19"/>
              </w:rPr>
              <w:t> </w:t>
            </w:r>
            <w:r>
              <w:rPr>
                <w:color w:val="1D283B"/>
                <w:sz w:val="19"/>
              </w:rPr>
              <w:t>union,</w:t>
            </w:r>
            <w:r>
              <w:rPr>
                <w:color w:val="1D283B"/>
                <w:spacing w:val="-8"/>
                <w:sz w:val="19"/>
              </w:rPr>
              <w:t> </w:t>
            </w:r>
            <w:r>
              <w:rPr>
                <w:color w:val="1D283B"/>
                <w:sz w:val="19"/>
              </w:rPr>
              <w:t>intersection,</w:t>
            </w:r>
            <w:r>
              <w:rPr>
                <w:color w:val="1D283B"/>
                <w:spacing w:val="-8"/>
                <w:sz w:val="19"/>
              </w:rPr>
              <w:t> </w:t>
            </w:r>
            <w:r>
              <w:rPr>
                <w:color w:val="1D283B"/>
                <w:sz w:val="19"/>
              </w:rPr>
              <w:t>difference</w:t>
            </w:r>
            <w:r>
              <w:rPr>
                <w:color w:val="1D283B"/>
                <w:spacing w:val="-8"/>
                <w:sz w:val="19"/>
              </w:rPr>
              <w:t> </w:t>
            </w:r>
            <w:r>
              <w:rPr>
                <w:color w:val="1D283B"/>
                <w:sz w:val="19"/>
              </w:rPr>
              <w:t>and</w:t>
            </w:r>
            <w:r>
              <w:rPr>
                <w:color w:val="1D283B"/>
                <w:spacing w:val="-8"/>
                <w:sz w:val="19"/>
              </w:rPr>
              <w:t> </w:t>
            </w:r>
            <w:r>
              <w:rPr>
                <w:color w:val="1D283B"/>
                <w:sz w:val="19"/>
              </w:rPr>
              <w:t>complement </w:t>
            </w:r>
            <w:r>
              <w:rPr>
                <w:color w:val="1D283B"/>
                <w:spacing w:val="-2"/>
                <w:sz w:val="19"/>
              </w:rPr>
              <w:t>operations.</w:t>
            </w:r>
          </w:p>
        </w:tc>
      </w:tr>
      <w:tr xmlns:wp14="http://schemas.microsoft.com/office/word/2010/wordml" w14:paraId="3741AE54" wp14:textId="77777777">
        <w:trPr>
          <w:trHeight w:val="677" w:hRule="atLeast"/>
        </w:trPr>
        <w:tc>
          <w:tcPr>
            <w:tcW w:w="2721" w:type="dxa"/>
            <w:shd w:val="clear" w:color="auto" w:fill="F7F9FB"/>
          </w:tcPr>
          <w:p w14:paraId="727ECD1B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Attendance Rule </w:t>
            </w:r>
            <w:r>
              <w:rPr>
                <w:color w:val="1D283B"/>
                <w:spacing w:val="-2"/>
                <w:sz w:val="19"/>
              </w:rPr>
              <w:t>Module</w:t>
            </w:r>
          </w:p>
        </w:tc>
        <w:tc>
          <w:tcPr>
            <w:tcW w:w="5782" w:type="dxa"/>
            <w:shd w:val="clear" w:color="auto" w:fill="F7F9FB"/>
          </w:tcPr>
          <w:p w14:paraId="2475398F" wp14:textId="77777777">
            <w:pPr>
              <w:pStyle w:val="TableParagraph"/>
              <w:spacing w:line="312" w:lineRule="auto"/>
              <w:rPr>
                <w:sz w:val="19"/>
              </w:rPr>
            </w:pPr>
            <w:r>
              <w:rPr>
                <w:color w:val="1D283B"/>
                <w:sz w:val="19"/>
              </w:rPr>
              <w:t>Checks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whether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a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student's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attendance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meets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the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configured </w:t>
            </w:r>
            <w:r>
              <w:rPr>
                <w:color w:val="1D283B"/>
                <w:spacing w:val="-2"/>
                <w:sz w:val="19"/>
              </w:rPr>
              <w:t>requirement.</w:t>
            </w:r>
          </w:p>
        </w:tc>
      </w:tr>
      <w:tr xmlns:wp14="http://schemas.microsoft.com/office/word/2010/wordml" w14:paraId="4FF01C47" wp14:textId="77777777">
        <w:trPr>
          <w:trHeight w:val="393" w:hRule="atLeast"/>
        </w:trPr>
        <w:tc>
          <w:tcPr>
            <w:tcW w:w="2721" w:type="dxa"/>
          </w:tcPr>
          <w:p w14:paraId="1A774CBE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Analysis </w:t>
            </w:r>
            <w:r>
              <w:rPr>
                <w:color w:val="1D283B"/>
                <w:spacing w:val="-2"/>
                <w:sz w:val="19"/>
              </w:rPr>
              <w:t>Module</w:t>
            </w:r>
          </w:p>
        </w:tc>
        <w:tc>
          <w:tcPr>
            <w:tcW w:w="5782" w:type="dxa"/>
          </w:tcPr>
          <w:p w14:paraId="78DBE454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Produces counts, percentages and group-wise </w:t>
            </w:r>
            <w:r>
              <w:rPr>
                <w:color w:val="1D283B"/>
                <w:spacing w:val="-2"/>
                <w:sz w:val="19"/>
              </w:rPr>
              <w:t>summaries.</w:t>
            </w:r>
          </w:p>
        </w:tc>
      </w:tr>
      <w:tr xmlns:wp14="http://schemas.microsoft.com/office/word/2010/wordml" w14:paraId="670A775F" wp14:textId="77777777">
        <w:trPr>
          <w:trHeight w:val="394" w:hRule="atLeast"/>
        </w:trPr>
        <w:tc>
          <w:tcPr>
            <w:tcW w:w="2721" w:type="dxa"/>
            <w:shd w:val="clear" w:color="auto" w:fill="F7F9FB"/>
          </w:tcPr>
          <w:p w14:paraId="3B1C71F1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Report / </w:t>
            </w:r>
            <w:r>
              <w:rPr>
                <w:color w:val="1D283B"/>
                <w:spacing w:val="-2"/>
                <w:sz w:val="19"/>
              </w:rPr>
              <w:t>Dashboard</w:t>
            </w:r>
          </w:p>
        </w:tc>
        <w:tc>
          <w:tcPr>
            <w:tcW w:w="5782" w:type="dxa"/>
            <w:shd w:val="clear" w:color="auto" w:fill="F7F9FB"/>
          </w:tcPr>
          <w:p w14:paraId="5F34E0D0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Displays results in tables or a graphical </w:t>
            </w:r>
            <w:r>
              <w:rPr>
                <w:color w:val="1D283B"/>
                <w:spacing w:val="-2"/>
                <w:sz w:val="19"/>
              </w:rPr>
              <w:t>dashboard.</w:t>
            </w:r>
          </w:p>
        </w:tc>
      </w:tr>
    </w:tbl>
    <w:p xmlns:wp14="http://schemas.microsoft.com/office/word/2010/wordml" w14:paraId="40437915" wp14:textId="77777777">
      <w:pPr>
        <w:pStyle w:val="Heading1"/>
        <w:numPr>
          <w:ilvl w:val="0"/>
          <w:numId w:val="2"/>
        </w:numPr>
        <w:tabs>
          <w:tab w:val="left" w:leader="none" w:pos="645"/>
        </w:tabs>
        <w:spacing w:before="178" w:after="0" w:line="240" w:lineRule="auto"/>
        <w:ind w:left="645" w:right="0" w:hanging="355"/>
        <w:jc w:val="left"/>
      </w:pPr>
      <w:r>
        <w:rPr>
          <w:color w:val="162454"/>
        </w:rPr>
        <w:t>Working </w:t>
      </w:r>
      <w:r>
        <w:rPr>
          <w:color w:val="162454"/>
          <w:spacing w:val="-2"/>
        </w:rPr>
        <w:t>Principle</w:t>
      </w:r>
    </w:p>
    <w:p xmlns:wp14="http://schemas.microsoft.com/office/word/2010/wordml" w14:paraId="34D86E94" wp14:textId="77777777">
      <w:pPr>
        <w:pStyle w:val="BodyText"/>
        <w:spacing w:before="9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7B51A2AC" wp14:editId="7777777">
                <wp:simplePos x="0" y="0"/>
                <wp:positionH relativeFrom="page">
                  <wp:posOffset>1005850</wp:posOffset>
                </wp:positionH>
                <wp:positionV relativeFrom="paragraph">
                  <wp:posOffset>223589</wp:posOffset>
                </wp:positionV>
                <wp:extent cx="5556885" cy="267716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556885" cy="2677160"/>
                          <a:chExt cx="5556885" cy="267716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2076350" y="6350"/>
                            <a:ext cx="140462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40385">
                                <a:moveTo>
                                  <a:pt x="1340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76500"/>
                                </a:lnTo>
                                <a:lnTo>
                                  <a:pt x="4985" y="501231"/>
                                </a:lnTo>
                                <a:lnTo>
                                  <a:pt x="18586" y="521413"/>
                                </a:lnTo>
                                <a:lnTo>
                                  <a:pt x="38769" y="535014"/>
                                </a:lnTo>
                                <a:lnTo>
                                  <a:pt x="63500" y="540000"/>
                                </a:lnTo>
                                <a:lnTo>
                                  <a:pt x="1340500" y="540000"/>
                                </a:lnTo>
                                <a:lnTo>
                                  <a:pt x="1365231" y="535014"/>
                                </a:lnTo>
                                <a:lnTo>
                                  <a:pt x="1385413" y="521413"/>
                                </a:lnTo>
                                <a:lnTo>
                                  <a:pt x="1399014" y="501231"/>
                                </a:lnTo>
                                <a:lnTo>
                                  <a:pt x="1404000" y="476500"/>
                                </a:lnTo>
                                <a:lnTo>
                                  <a:pt x="1404000" y="63500"/>
                                </a:lnTo>
                                <a:lnTo>
                                  <a:pt x="1399014" y="38769"/>
                                </a:lnTo>
                                <a:lnTo>
                                  <a:pt x="1385413" y="18586"/>
                                </a:lnTo>
                                <a:lnTo>
                                  <a:pt x="1365231" y="4985"/>
                                </a:lnTo>
                                <a:lnTo>
                                  <a:pt x="134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076350" y="6350"/>
                            <a:ext cx="140462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40385">
                                <a:moveTo>
                                  <a:pt x="63500" y="540000"/>
                                </a:moveTo>
                                <a:lnTo>
                                  <a:pt x="1340500" y="540000"/>
                                </a:lnTo>
                                <a:lnTo>
                                  <a:pt x="1365231" y="535014"/>
                                </a:lnTo>
                                <a:lnTo>
                                  <a:pt x="1385413" y="521413"/>
                                </a:lnTo>
                                <a:lnTo>
                                  <a:pt x="1399014" y="501231"/>
                                </a:lnTo>
                                <a:lnTo>
                                  <a:pt x="1404000" y="476500"/>
                                </a:lnTo>
                                <a:lnTo>
                                  <a:pt x="1404000" y="63500"/>
                                </a:lnTo>
                                <a:lnTo>
                                  <a:pt x="1399014" y="38769"/>
                                </a:lnTo>
                                <a:lnTo>
                                  <a:pt x="1385413" y="18586"/>
                                </a:lnTo>
                                <a:lnTo>
                                  <a:pt x="1365231" y="4985"/>
                                </a:lnTo>
                                <a:lnTo>
                                  <a:pt x="134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76500"/>
                                </a:lnTo>
                                <a:lnTo>
                                  <a:pt x="4985" y="501231"/>
                                </a:lnTo>
                                <a:lnTo>
                                  <a:pt x="18586" y="521413"/>
                                </a:lnTo>
                                <a:lnTo>
                                  <a:pt x="38769" y="535014"/>
                                </a:lnTo>
                                <a:lnTo>
                                  <a:pt x="63500" y="540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076350" y="762350"/>
                            <a:ext cx="140462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40385">
                                <a:moveTo>
                                  <a:pt x="1340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76498"/>
                                </a:lnTo>
                                <a:lnTo>
                                  <a:pt x="4985" y="501229"/>
                                </a:lnTo>
                                <a:lnTo>
                                  <a:pt x="18586" y="521412"/>
                                </a:lnTo>
                                <a:lnTo>
                                  <a:pt x="38769" y="535013"/>
                                </a:lnTo>
                                <a:lnTo>
                                  <a:pt x="63500" y="539998"/>
                                </a:lnTo>
                                <a:lnTo>
                                  <a:pt x="1340500" y="539998"/>
                                </a:lnTo>
                                <a:lnTo>
                                  <a:pt x="1365231" y="535013"/>
                                </a:lnTo>
                                <a:lnTo>
                                  <a:pt x="1385413" y="521412"/>
                                </a:lnTo>
                                <a:lnTo>
                                  <a:pt x="1399014" y="501229"/>
                                </a:lnTo>
                                <a:lnTo>
                                  <a:pt x="1404000" y="476498"/>
                                </a:lnTo>
                                <a:lnTo>
                                  <a:pt x="1404000" y="63500"/>
                                </a:lnTo>
                                <a:lnTo>
                                  <a:pt x="1399014" y="38769"/>
                                </a:lnTo>
                                <a:lnTo>
                                  <a:pt x="1385413" y="18586"/>
                                </a:lnTo>
                                <a:lnTo>
                                  <a:pt x="1365231" y="4985"/>
                                </a:lnTo>
                                <a:lnTo>
                                  <a:pt x="134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076350" y="762350"/>
                            <a:ext cx="140462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40385">
                                <a:moveTo>
                                  <a:pt x="63500" y="539998"/>
                                </a:moveTo>
                                <a:lnTo>
                                  <a:pt x="1340500" y="539998"/>
                                </a:lnTo>
                                <a:lnTo>
                                  <a:pt x="1365231" y="535013"/>
                                </a:lnTo>
                                <a:lnTo>
                                  <a:pt x="1385413" y="521412"/>
                                </a:lnTo>
                                <a:lnTo>
                                  <a:pt x="1399014" y="501229"/>
                                </a:lnTo>
                                <a:lnTo>
                                  <a:pt x="1404000" y="476498"/>
                                </a:lnTo>
                                <a:lnTo>
                                  <a:pt x="1404000" y="63500"/>
                                </a:lnTo>
                                <a:lnTo>
                                  <a:pt x="1399014" y="38769"/>
                                </a:lnTo>
                                <a:lnTo>
                                  <a:pt x="1385413" y="18586"/>
                                </a:lnTo>
                                <a:lnTo>
                                  <a:pt x="1365231" y="4985"/>
                                </a:lnTo>
                                <a:lnTo>
                                  <a:pt x="134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76498"/>
                                </a:lnTo>
                                <a:lnTo>
                                  <a:pt x="4985" y="501229"/>
                                </a:lnTo>
                                <a:lnTo>
                                  <a:pt x="18586" y="521412"/>
                                </a:lnTo>
                                <a:lnTo>
                                  <a:pt x="38769" y="535013"/>
                                </a:lnTo>
                                <a:lnTo>
                                  <a:pt x="63500" y="5399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076350" y="1518349"/>
                            <a:ext cx="140462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40385">
                                <a:moveTo>
                                  <a:pt x="1340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76500"/>
                                </a:lnTo>
                                <a:lnTo>
                                  <a:pt x="4985" y="501231"/>
                                </a:lnTo>
                                <a:lnTo>
                                  <a:pt x="18586" y="521413"/>
                                </a:lnTo>
                                <a:lnTo>
                                  <a:pt x="38769" y="535014"/>
                                </a:lnTo>
                                <a:lnTo>
                                  <a:pt x="63500" y="540000"/>
                                </a:lnTo>
                                <a:lnTo>
                                  <a:pt x="1340500" y="540000"/>
                                </a:lnTo>
                                <a:lnTo>
                                  <a:pt x="1365231" y="535014"/>
                                </a:lnTo>
                                <a:lnTo>
                                  <a:pt x="1385413" y="521413"/>
                                </a:lnTo>
                                <a:lnTo>
                                  <a:pt x="1399014" y="501231"/>
                                </a:lnTo>
                                <a:lnTo>
                                  <a:pt x="1404000" y="476500"/>
                                </a:lnTo>
                                <a:lnTo>
                                  <a:pt x="1404000" y="63500"/>
                                </a:lnTo>
                                <a:lnTo>
                                  <a:pt x="1399014" y="38769"/>
                                </a:lnTo>
                                <a:lnTo>
                                  <a:pt x="1385413" y="18586"/>
                                </a:lnTo>
                                <a:lnTo>
                                  <a:pt x="1365231" y="4985"/>
                                </a:lnTo>
                                <a:lnTo>
                                  <a:pt x="134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076350" y="1518349"/>
                            <a:ext cx="140462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40385">
                                <a:moveTo>
                                  <a:pt x="63500" y="540000"/>
                                </a:moveTo>
                                <a:lnTo>
                                  <a:pt x="1340500" y="540000"/>
                                </a:lnTo>
                                <a:lnTo>
                                  <a:pt x="1365231" y="535014"/>
                                </a:lnTo>
                                <a:lnTo>
                                  <a:pt x="1385413" y="521413"/>
                                </a:lnTo>
                                <a:lnTo>
                                  <a:pt x="1399014" y="501231"/>
                                </a:lnTo>
                                <a:lnTo>
                                  <a:pt x="1404000" y="476500"/>
                                </a:lnTo>
                                <a:lnTo>
                                  <a:pt x="1404000" y="63500"/>
                                </a:lnTo>
                                <a:lnTo>
                                  <a:pt x="1399014" y="38769"/>
                                </a:lnTo>
                                <a:lnTo>
                                  <a:pt x="1385413" y="18586"/>
                                </a:lnTo>
                                <a:lnTo>
                                  <a:pt x="1365231" y="4985"/>
                                </a:lnTo>
                                <a:lnTo>
                                  <a:pt x="134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76500"/>
                                </a:lnTo>
                                <a:lnTo>
                                  <a:pt x="4985" y="501231"/>
                                </a:lnTo>
                                <a:lnTo>
                                  <a:pt x="18586" y="521413"/>
                                </a:lnTo>
                                <a:lnTo>
                                  <a:pt x="38769" y="535014"/>
                                </a:lnTo>
                                <a:lnTo>
                                  <a:pt x="63500" y="540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076350" y="2130350"/>
                            <a:ext cx="140462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40385">
                                <a:moveTo>
                                  <a:pt x="1340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76499"/>
                                </a:lnTo>
                                <a:lnTo>
                                  <a:pt x="4985" y="501230"/>
                                </a:lnTo>
                                <a:lnTo>
                                  <a:pt x="18586" y="521413"/>
                                </a:lnTo>
                                <a:lnTo>
                                  <a:pt x="38769" y="535014"/>
                                </a:lnTo>
                                <a:lnTo>
                                  <a:pt x="63500" y="539999"/>
                                </a:lnTo>
                                <a:lnTo>
                                  <a:pt x="1340500" y="539999"/>
                                </a:lnTo>
                                <a:lnTo>
                                  <a:pt x="1365231" y="535014"/>
                                </a:lnTo>
                                <a:lnTo>
                                  <a:pt x="1385413" y="521413"/>
                                </a:lnTo>
                                <a:lnTo>
                                  <a:pt x="1399014" y="501230"/>
                                </a:lnTo>
                                <a:lnTo>
                                  <a:pt x="1404000" y="476499"/>
                                </a:lnTo>
                                <a:lnTo>
                                  <a:pt x="1404000" y="63499"/>
                                </a:lnTo>
                                <a:lnTo>
                                  <a:pt x="1399014" y="38769"/>
                                </a:lnTo>
                                <a:lnTo>
                                  <a:pt x="1385413" y="18586"/>
                                </a:lnTo>
                                <a:lnTo>
                                  <a:pt x="1365231" y="4985"/>
                                </a:lnTo>
                                <a:lnTo>
                                  <a:pt x="134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076350" y="2130350"/>
                            <a:ext cx="1404620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4620" h="540385">
                                <a:moveTo>
                                  <a:pt x="63500" y="539999"/>
                                </a:moveTo>
                                <a:lnTo>
                                  <a:pt x="1340500" y="539999"/>
                                </a:lnTo>
                                <a:lnTo>
                                  <a:pt x="1365231" y="535014"/>
                                </a:lnTo>
                                <a:lnTo>
                                  <a:pt x="1385413" y="521413"/>
                                </a:lnTo>
                                <a:lnTo>
                                  <a:pt x="1399014" y="501230"/>
                                </a:lnTo>
                                <a:lnTo>
                                  <a:pt x="1404000" y="476499"/>
                                </a:lnTo>
                                <a:lnTo>
                                  <a:pt x="1404000" y="63499"/>
                                </a:lnTo>
                                <a:lnTo>
                                  <a:pt x="1399014" y="38769"/>
                                </a:lnTo>
                                <a:lnTo>
                                  <a:pt x="1385413" y="18586"/>
                                </a:lnTo>
                                <a:lnTo>
                                  <a:pt x="1365231" y="4985"/>
                                </a:lnTo>
                                <a:lnTo>
                                  <a:pt x="1340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499"/>
                                </a:lnTo>
                                <a:lnTo>
                                  <a:pt x="0" y="476499"/>
                                </a:lnTo>
                                <a:lnTo>
                                  <a:pt x="4985" y="501230"/>
                                </a:lnTo>
                                <a:lnTo>
                                  <a:pt x="18586" y="521413"/>
                                </a:lnTo>
                                <a:lnTo>
                                  <a:pt x="38769" y="535014"/>
                                </a:lnTo>
                                <a:lnTo>
                                  <a:pt x="63500" y="5399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745615" y="546350"/>
                            <a:ext cx="66040" cy="158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584325">
                                <a:moveTo>
                                  <a:pt x="32734" y="0"/>
                                </a:moveTo>
                                <a:lnTo>
                                  <a:pt x="32734" y="216000"/>
                                </a:lnTo>
                              </a:path>
                              <a:path w="66040" h="1584325">
                                <a:moveTo>
                                  <a:pt x="32734" y="216000"/>
                                </a:moveTo>
                                <a:lnTo>
                                  <a:pt x="65468" y="161587"/>
                                </a:lnTo>
                              </a:path>
                              <a:path w="66040" h="1584325">
                                <a:moveTo>
                                  <a:pt x="32734" y="216000"/>
                                </a:moveTo>
                                <a:lnTo>
                                  <a:pt x="0" y="161587"/>
                                </a:lnTo>
                              </a:path>
                              <a:path w="66040" h="1584325">
                                <a:moveTo>
                                  <a:pt x="32734" y="755999"/>
                                </a:moveTo>
                                <a:lnTo>
                                  <a:pt x="32734" y="971999"/>
                                </a:lnTo>
                              </a:path>
                              <a:path w="66040" h="1584325">
                                <a:moveTo>
                                  <a:pt x="32734" y="971999"/>
                                </a:moveTo>
                                <a:lnTo>
                                  <a:pt x="65468" y="917587"/>
                                </a:lnTo>
                              </a:path>
                              <a:path w="66040" h="1584325">
                                <a:moveTo>
                                  <a:pt x="32734" y="971999"/>
                                </a:moveTo>
                                <a:lnTo>
                                  <a:pt x="0" y="917587"/>
                                </a:lnTo>
                              </a:path>
                              <a:path w="66040" h="1584325">
                                <a:moveTo>
                                  <a:pt x="32734" y="1511999"/>
                                </a:moveTo>
                                <a:lnTo>
                                  <a:pt x="32734" y="1583999"/>
                                </a:lnTo>
                              </a:path>
                              <a:path w="66040" h="1584325">
                                <a:moveTo>
                                  <a:pt x="32734" y="1583999"/>
                                </a:moveTo>
                                <a:lnTo>
                                  <a:pt x="65468" y="1529587"/>
                                </a:lnTo>
                              </a:path>
                              <a:path w="66040" h="1584325">
                                <a:moveTo>
                                  <a:pt x="32734" y="1583999"/>
                                </a:moveTo>
                                <a:lnTo>
                                  <a:pt x="0" y="152958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47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0" y="762350"/>
                            <a:ext cx="12604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40385">
                                <a:moveTo>
                                  <a:pt x="1196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76498"/>
                                </a:lnTo>
                                <a:lnTo>
                                  <a:pt x="4985" y="501229"/>
                                </a:lnTo>
                                <a:lnTo>
                                  <a:pt x="18586" y="521412"/>
                                </a:lnTo>
                                <a:lnTo>
                                  <a:pt x="38769" y="535013"/>
                                </a:lnTo>
                                <a:lnTo>
                                  <a:pt x="63500" y="539998"/>
                                </a:lnTo>
                                <a:lnTo>
                                  <a:pt x="1196500" y="539998"/>
                                </a:lnTo>
                                <a:lnTo>
                                  <a:pt x="1221231" y="535013"/>
                                </a:lnTo>
                                <a:lnTo>
                                  <a:pt x="1241413" y="521412"/>
                                </a:lnTo>
                                <a:lnTo>
                                  <a:pt x="1255014" y="501229"/>
                                </a:lnTo>
                                <a:lnTo>
                                  <a:pt x="1260000" y="476498"/>
                                </a:lnTo>
                                <a:lnTo>
                                  <a:pt x="1260000" y="63500"/>
                                </a:lnTo>
                                <a:lnTo>
                                  <a:pt x="1255014" y="38769"/>
                                </a:lnTo>
                                <a:lnTo>
                                  <a:pt x="1241413" y="18586"/>
                                </a:lnTo>
                                <a:lnTo>
                                  <a:pt x="1221231" y="4985"/>
                                </a:lnTo>
                                <a:lnTo>
                                  <a:pt x="119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6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350" y="762350"/>
                            <a:ext cx="12604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40385">
                                <a:moveTo>
                                  <a:pt x="63500" y="539998"/>
                                </a:moveTo>
                                <a:lnTo>
                                  <a:pt x="1196500" y="539998"/>
                                </a:lnTo>
                                <a:lnTo>
                                  <a:pt x="1221231" y="535013"/>
                                </a:lnTo>
                                <a:lnTo>
                                  <a:pt x="1241413" y="521412"/>
                                </a:lnTo>
                                <a:lnTo>
                                  <a:pt x="1255014" y="501229"/>
                                </a:lnTo>
                                <a:lnTo>
                                  <a:pt x="1260000" y="476498"/>
                                </a:lnTo>
                                <a:lnTo>
                                  <a:pt x="1260000" y="63500"/>
                                </a:lnTo>
                                <a:lnTo>
                                  <a:pt x="1255014" y="38769"/>
                                </a:lnTo>
                                <a:lnTo>
                                  <a:pt x="1241413" y="18586"/>
                                </a:lnTo>
                                <a:lnTo>
                                  <a:pt x="1221231" y="4985"/>
                                </a:lnTo>
                                <a:lnTo>
                                  <a:pt x="119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76498"/>
                                </a:lnTo>
                                <a:lnTo>
                                  <a:pt x="4985" y="501229"/>
                                </a:lnTo>
                                <a:lnTo>
                                  <a:pt x="18586" y="521412"/>
                                </a:lnTo>
                                <a:lnTo>
                                  <a:pt x="38769" y="535013"/>
                                </a:lnTo>
                                <a:lnTo>
                                  <a:pt x="63500" y="5399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290349" y="762350"/>
                            <a:ext cx="12604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40385">
                                <a:moveTo>
                                  <a:pt x="1196500" y="0"/>
                                </a:move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76498"/>
                                </a:lnTo>
                                <a:lnTo>
                                  <a:pt x="4985" y="501229"/>
                                </a:lnTo>
                                <a:lnTo>
                                  <a:pt x="18586" y="521412"/>
                                </a:lnTo>
                                <a:lnTo>
                                  <a:pt x="38769" y="535013"/>
                                </a:lnTo>
                                <a:lnTo>
                                  <a:pt x="63500" y="539998"/>
                                </a:lnTo>
                                <a:lnTo>
                                  <a:pt x="1196500" y="539998"/>
                                </a:lnTo>
                                <a:lnTo>
                                  <a:pt x="1221230" y="535013"/>
                                </a:lnTo>
                                <a:lnTo>
                                  <a:pt x="1241413" y="521412"/>
                                </a:lnTo>
                                <a:lnTo>
                                  <a:pt x="1255014" y="501229"/>
                                </a:lnTo>
                                <a:lnTo>
                                  <a:pt x="1260000" y="476498"/>
                                </a:lnTo>
                                <a:lnTo>
                                  <a:pt x="1260000" y="63500"/>
                                </a:lnTo>
                                <a:lnTo>
                                  <a:pt x="1255014" y="38769"/>
                                </a:lnTo>
                                <a:lnTo>
                                  <a:pt x="1241413" y="18586"/>
                                </a:lnTo>
                                <a:lnTo>
                                  <a:pt x="1221230" y="4985"/>
                                </a:lnTo>
                                <a:lnTo>
                                  <a:pt x="119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290349" y="762350"/>
                            <a:ext cx="126047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40385">
                                <a:moveTo>
                                  <a:pt x="63500" y="539998"/>
                                </a:moveTo>
                                <a:lnTo>
                                  <a:pt x="1196500" y="539998"/>
                                </a:lnTo>
                                <a:lnTo>
                                  <a:pt x="1221230" y="535013"/>
                                </a:lnTo>
                                <a:lnTo>
                                  <a:pt x="1241413" y="521412"/>
                                </a:lnTo>
                                <a:lnTo>
                                  <a:pt x="1255014" y="501229"/>
                                </a:lnTo>
                                <a:lnTo>
                                  <a:pt x="1260000" y="476498"/>
                                </a:lnTo>
                                <a:lnTo>
                                  <a:pt x="1260000" y="63500"/>
                                </a:lnTo>
                                <a:lnTo>
                                  <a:pt x="1255014" y="38769"/>
                                </a:lnTo>
                                <a:lnTo>
                                  <a:pt x="1241413" y="18586"/>
                                </a:lnTo>
                                <a:lnTo>
                                  <a:pt x="1221230" y="4985"/>
                                </a:lnTo>
                                <a:lnTo>
                                  <a:pt x="1196500" y="0"/>
                                </a:lnTo>
                                <a:lnTo>
                                  <a:pt x="63500" y="0"/>
                                </a:lnTo>
                                <a:lnTo>
                                  <a:pt x="38769" y="4985"/>
                                </a:lnTo>
                                <a:lnTo>
                                  <a:pt x="18586" y="18586"/>
                                </a:lnTo>
                                <a:lnTo>
                                  <a:pt x="4985" y="38769"/>
                                </a:lnTo>
                                <a:lnTo>
                                  <a:pt x="0" y="63500"/>
                                </a:lnTo>
                                <a:lnTo>
                                  <a:pt x="0" y="476498"/>
                                </a:lnTo>
                                <a:lnTo>
                                  <a:pt x="4985" y="501229"/>
                                </a:lnTo>
                                <a:lnTo>
                                  <a:pt x="18586" y="521412"/>
                                </a:lnTo>
                                <a:lnTo>
                                  <a:pt x="38769" y="535013"/>
                                </a:lnTo>
                                <a:lnTo>
                                  <a:pt x="63500" y="5399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462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66350" y="999615"/>
                            <a:ext cx="302450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66040">
                                <a:moveTo>
                                  <a:pt x="809999" y="32734"/>
                                </a:moveTo>
                                <a:lnTo>
                                  <a:pt x="0" y="32734"/>
                                </a:lnTo>
                              </a:path>
                              <a:path w="3024505" h="66040">
                                <a:moveTo>
                                  <a:pt x="0" y="32734"/>
                                </a:moveTo>
                                <a:lnTo>
                                  <a:pt x="54411" y="65468"/>
                                </a:lnTo>
                              </a:path>
                              <a:path w="3024505" h="66040">
                                <a:moveTo>
                                  <a:pt x="0" y="32734"/>
                                </a:moveTo>
                                <a:lnTo>
                                  <a:pt x="54411" y="0"/>
                                </a:lnTo>
                              </a:path>
                              <a:path w="3024505" h="66040">
                                <a:moveTo>
                                  <a:pt x="2213999" y="32734"/>
                                </a:moveTo>
                                <a:lnTo>
                                  <a:pt x="3023999" y="32734"/>
                                </a:lnTo>
                              </a:path>
                              <a:path w="3024505" h="66040">
                                <a:moveTo>
                                  <a:pt x="3023999" y="32734"/>
                                </a:moveTo>
                                <a:lnTo>
                                  <a:pt x="2969587" y="0"/>
                                </a:lnTo>
                              </a:path>
                              <a:path w="3024505" h="66040">
                                <a:moveTo>
                                  <a:pt x="3023999" y="32734"/>
                                </a:moveTo>
                                <a:lnTo>
                                  <a:pt x="2969587" y="6546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47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243758" y="190122"/>
                            <a:ext cx="10820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1EFDFD3" wp14:textId="77777777">
                              <w:pPr>
                                <w:spacing w:before="0" w:line="16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z w:val="15"/>
                                </w:rPr>
                                <w:t>Collect attendance </w:t>
                              </w: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pacing w:val="-4"/>
                                  <w:sz w:val="15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76447" y="946122"/>
                            <a:ext cx="7327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C5B523C" wp14:textId="77777777">
                              <w:pPr>
                                <w:spacing w:before="0" w:line="16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z w:val="15"/>
                                </w:rPr>
                                <w:t>Low </w:t>
                              </w: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pacing w:val="-2"/>
                                  <w:sz w:val="15"/>
                                </w:rPr>
                                <w:t>attendance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336390" y="946122"/>
                            <a:ext cx="897255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3BBAC36D" wp14:textId="77777777">
                              <w:pPr>
                                <w:spacing w:before="0" w:line="16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z w:val="15"/>
                                </w:rPr>
                                <w:t>Create student </w:t>
                              </w: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pacing w:val="-4"/>
                                  <w:sz w:val="15"/>
                                </w:rPr>
                                <w:t>sets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4750947" y="946122"/>
                            <a:ext cx="3517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57544B7B" wp14:textId="77777777">
                              <w:pPr>
                                <w:spacing w:before="0" w:line="16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pacing w:val="-2"/>
                                  <w:sz w:val="15"/>
                                </w:rPr>
                                <w:t>Eligible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307290" y="1702122"/>
                            <a:ext cx="95504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89D0528" wp14:textId="77777777">
                              <w:pPr>
                                <w:spacing w:before="0" w:line="168" w:lineRule="exact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z w:val="15"/>
                                </w:rPr>
                                <w:t>Apply set </w:t>
                              </w: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pacing w:val="-2"/>
                                  <w:sz w:val="15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307243" y="2263322"/>
                            <a:ext cx="955040" cy="220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4A74E912" wp14:textId="77777777">
                              <w:pPr>
                                <w:spacing w:before="0" w:line="249" w:lineRule="auto"/>
                                <w:ind w:left="525" w:right="12" w:hanging="526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z w:val="15"/>
                                </w:rPr>
                                <w:t>Generate</w:t>
                              </w: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z w:val="15"/>
                                </w:rPr>
                                <w:t>attendance </w:t>
                              </w:r>
                              <w:r>
                                <w:rPr>
                                  <w:rFonts w:ascii="Arial"/>
                                  <w:b/>
                                  <w:color w:val="162454"/>
                                  <w:spacing w:val="-2"/>
                                  <w:sz w:val="15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EDC093D">
              <v:group id="docshapegroup23" style="position:absolute;margin-left:79.20079pt;margin-top:17.605463pt;width:437.55pt;height:210.8pt;mso-position-horizontal-relative:page;mso-position-vertical-relative:paragraph;z-index:-15727104;mso-wrap-distance-left:0;mso-wrap-distance-right:0" coordsize="8751,4216" coordorigin="1584,352">
                <v:shape id="docshape24" style="position:absolute;left:4853;top:362;width:2212;height:851" coordsize="2212,851" coordorigin="4854,362" filled="true" fillcolor="#eff6ff" stroked="false" path="m6965,362l4954,362,4915,370,4883,391,4862,423,4854,462,4854,1113,4862,1151,4883,1183,4915,1205,4954,1213,6965,1213,7004,1205,7036,1183,7057,1151,7065,1113,7065,462,7057,423,7036,391,7004,370,6965,362xe">
                  <v:path arrowok="t"/>
                  <v:fill type="solid"/>
                </v:shape>
                <v:shape id="docshape25" style="position:absolute;left:4853;top:362;width:2212;height:851" coordsize="2212,851" coordorigin="4854,362" filled="false" stroked="true" strokecolor="#2462eb" strokeweight="1pt" path="m4954,1213l6965,1213,7004,1205,7036,1183,7057,1151,7065,1113,7065,462,7057,423,7036,391,7004,370,6965,362,4954,362,4915,370,4883,391,4862,423,4854,462,4854,1113,4862,1151,4883,1183,4915,1205,4954,1213xe">
                  <v:path arrowok="t"/>
                  <v:stroke dashstyle="solid"/>
                </v:shape>
                <v:shape id="docshape26" style="position:absolute;left:4853;top:1552;width:2212;height:851" coordsize="2212,851" coordorigin="4854,1553" filled="true" fillcolor="#eff6ff" stroked="false" path="m6965,1553l4954,1553,4915,1561,4883,1582,4862,1614,4854,1653,4854,2303,4862,2342,4883,2374,4915,2395,4954,2403,6965,2403,7004,2395,7036,2374,7057,2342,7065,2303,7065,1653,7057,1614,7036,1582,7004,1561,6965,1553xe">
                  <v:path arrowok="t"/>
                  <v:fill type="solid"/>
                </v:shape>
                <v:shape id="docshape27" style="position:absolute;left:4853;top:1552;width:2212;height:851" coordsize="2212,851" coordorigin="4854,1553" filled="false" stroked="true" strokecolor="#2462eb" strokeweight="1pt" path="m4954,2403l6965,2403,7004,2395,7036,2374,7057,2342,7065,2303,7065,1653,7057,1614,7036,1582,7004,1561,6965,1553,4954,1553,4915,1561,4883,1582,4862,1614,4854,1653,4854,2303,4862,2342,4883,2374,4915,2395,4954,2403xe">
                  <v:path arrowok="t"/>
                  <v:stroke dashstyle="solid"/>
                </v:shape>
                <v:shape id="docshape28" style="position:absolute;left:4853;top:2743;width:2212;height:851" coordsize="2212,851" coordorigin="4854,2743" filled="true" fillcolor="#eff6ff" stroked="false" path="m6965,2743l4954,2743,4915,2751,4883,2772,4862,2804,4854,2843,4854,3494,4862,3533,4883,3564,4915,3586,4954,3594,6965,3594,7004,3586,7036,3564,7057,3533,7065,3494,7065,2843,7057,2804,7036,2772,7004,2751,6965,2743xe">
                  <v:path arrowok="t"/>
                  <v:fill type="solid"/>
                </v:shape>
                <v:shape id="docshape29" style="position:absolute;left:4853;top:2743;width:2212;height:851" coordsize="2212,851" coordorigin="4854,2743" filled="false" stroked="true" strokecolor="#2462eb" strokeweight="1pt" path="m4954,3594l6965,3594,7004,3586,7036,3564,7057,3533,7065,3494,7065,2843,7057,2804,7036,2772,7004,2751,6965,2743,4954,2743,4915,2751,4883,2772,4862,2804,4854,2843,4854,3494,4862,3533,4883,3564,4915,3586,4954,3594xe">
                  <v:path arrowok="t"/>
                  <v:stroke dashstyle="solid"/>
                </v:shape>
                <v:shape id="docshape30" style="position:absolute;left:4853;top:3707;width:2212;height:851" coordsize="2212,851" coordorigin="4854,3707" filled="true" fillcolor="#eff6ff" stroked="false" path="m6965,3707l4954,3707,4915,3715,4883,3736,4862,3768,4854,3807,4854,4457,4862,4496,4883,4528,4915,4550,4954,4557,6965,4557,7004,4550,7036,4528,7057,4496,7065,4457,7065,3807,7057,3768,7036,3736,7004,3715,6965,3707xe">
                  <v:path arrowok="t"/>
                  <v:fill type="solid"/>
                </v:shape>
                <v:shape id="docshape31" style="position:absolute;left:4853;top:3707;width:2212;height:851" coordsize="2212,851" coordorigin="4854,3707" filled="false" stroked="true" strokecolor="#2462eb" strokeweight="1pt" path="m4954,4557l6965,4557,7004,4550,7036,4528,7057,4496,7065,4457,7065,3807,7057,3768,7036,3736,7004,3715,6965,3707,4954,3707,4915,3715,4883,3736,4862,3768,4854,3807,4854,4457,4862,4496,4883,4528,4915,4550,4954,4557xe">
                  <v:path arrowok="t"/>
                  <v:stroke dashstyle="solid"/>
                </v:shape>
                <v:shape id="docshape32" style="position:absolute;left:5907;top:1212;width:104;height:2495" coordsize="104,2495" coordorigin="5908,1213" filled="false" stroked="true" strokecolor="#64748a" strokeweight="1pt" path="m5959,1213l5959,1553m5959,1553l6011,1467m5959,1553l5908,1467m5959,2403l5959,2743m5959,2743l6011,2658m5959,2743l5908,2658m5959,3594l5959,3707m5959,3707l6011,3621m5959,3707l5908,3621e">
                  <v:path arrowok="t"/>
                  <v:stroke dashstyle="solid"/>
                </v:shape>
                <v:shape id="docshape33" style="position:absolute;left:1594;top:1552;width:1985;height:851" coordsize="1985,851" coordorigin="1594,1553" filled="true" fillcolor="#fff6ed" stroked="false" path="m3478,1553l1694,1553,1655,1561,1623,1582,1602,1614,1594,1653,1594,2303,1602,2342,1623,2374,1655,2395,1694,2403,3478,2403,3517,2395,3549,2374,3570,2342,3578,2303,3578,1653,3570,1614,3549,1582,3517,1561,3478,1553xe">
                  <v:path arrowok="t"/>
                  <v:fill type="solid"/>
                </v:shape>
                <v:shape id="docshape34" style="position:absolute;left:1594;top:1552;width:1985;height:851" coordsize="1985,851" coordorigin="1594,1553" filled="false" stroked="true" strokecolor="#2462eb" strokeweight="1pt" path="m1694,2403l3478,2403,3517,2395,3549,2374,3570,2342,3578,2303,3578,1653,3570,1614,3549,1582,3517,1561,3478,1553,1694,1553,1655,1561,1623,1582,1602,1614,1594,1653,1594,2303,1602,2342,1623,2374,1655,2395,1694,2403xe">
                  <v:path arrowok="t"/>
                  <v:stroke dashstyle="solid"/>
                </v:shape>
                <v:shape id="docshape35" style="position:absolute;left:8340;top:1552;width:1985;height:851" coordsize="1985,851" coordorigin="8340,1553" filled="true" fillcolor="#ebfdf4" stroked="false" path="m10225,1553l8440,1553,8402,1561,8370,1582,8348,1614,8340,1653,8340,2303,8348,2342,8370,2374,8402,2395,8440,2403,10225,2403,10264,2395,10295,2374,10317,2342,10325,2303,10325,1653,10317,1614,10295,1582,10264,1561,10225,1553xe">
                  <v:path arrowok="t"/>
                  <v:fill type="solid"/>
                </v:shape>
                <v:shape id="docshape36" style="position:absolute;left:8340;top:1552;width:1985;height:851" coordsize="1985,851" coordorigin="8340,1553" filled="false" stroked="true" strokecolor="#2462eb" strokeweight="1pt" path="m8440,2403l10225,2403,10264,2395,10295,2374,10317,2342,10325,2303,10325,1653,10317,1614,10295,1582,10264,1561,10225,1553,8440,1553,8402,1561,8370,1582,8348,1614,8340,1653,8340,2303,8348,2342,8370,2374,8402,2395,8440,2403xe">
                  <v:path arrowok="t"/>
                  <v:stroke dashstyle="solid"/>
                </v:shape>
                <v:shape id="docshape37" style="position:absolute;left:3578;top:1926;width:4763;height:104" coordsize="4763,104" coordorigin="3578,1926" filled="false" stroked="true" strokecolor="#64748a" strokeweight="1pt" path="m4854,1978l3578,1978m3578,1978l3664,2029m3578,1978l3664,1926m7065,1978l8340,1978m8340,1978l8255,1926m8340,1978l8255,2029e">
                  <v:path arrowok="t"/>
                  <v:stroke dashstyle="solid"/>
                </v:shape>
                <v:shape id="docshape38" style="position:absolute;left:5117;top:651;width:1704;height:168" filled="false" stroked="false" type="#_x0000_t202">
                  <v:textbox inset="0,0,0,0">
                    <w:txbxContent>
                      <w:p w14:paraId="4F938F01" wp14:textId="77777777">
                        <w:pPr>
                          <w:spacing w:before="0" w:line="16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62454"/>
                            <w:sz w:val="15"/>
                          </w:rPr>
                          <w:t>Collect attendance </w:t>
                        </w:r>
                        <w:r>
                          <w:rPr>
                            <w:rFonts w:ascii="Arial"/>
                            <w:b/>
                            <w:color w:val="162454"/>
                            <w:spacing w:val="-4"/>
                            <w:sz w:val="15"/>
                          </w:rPr>
                          <w:t>data</w:t>
                        </w:r>
                      </w:p>
                    </w:txbxContent>
                  </v:textbox>
                  <w10:wrap type="none"/>
                </v:shape>
                <v:shape id="docshape39" style="position:absolute;left:2019;top:1842;width:1154;height:168" filled="false" stroked="false" type="#_x0000_t202">
                  <v:textbox inset="0,0,0,0">
                    <w:txbxContent>
                      <w:p w14:paraId="7DBBB190" wp14:textId="77777777">
                        <w:pPr>
                          <w:spacing w:before="0" w:line="16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62454"/>
                            <w:sz w:val="15"/>
                          </w:rPr>
                          <w:t>Low </w:t>
                        </w:r>
                        <w:r>
                          <w:rPr>
                            <w:rFonts w:ascii="Arial"/>
                            <w:b/>
                            <w:color w:val="162454"/>
                            <w:spacing w:val="-2"/>
                            <w:sz w:val="15"/>
                          </w:rPr>
                          <w:t>attendance</w:t>
                        </w:r>
                      </w:p>
                    </w:txbxContent>
                  </v:textbox>
                  <w10:wrap type="none"/>
                </v:shape>
                <v:shape id="docshape40" style="position:absolute;left:5263;top:1842;width:1413;height:168" filled="false" stroked="false" type="#_x0000_t202">
                  <v:textbox inset="0,0,0,0">
                    <w:txbxContent>
                      <w:p w14:paraId="2F5BB97C" wp14:textId="77777777">
                        <w:pPr>
                          <w:spacing w:before="0" w:line="16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62454"/>
                            <w:sz w:val="15"/>
                          </w:rPr>
                          <w:t>Create student </w:t>
                        </w:r>
                        <w:r>
                          <w:rPr>
                            <w:rFonts w:ascii="Arial"/>
                            <w:b/>
                            <w:color w:val="162454"/>
                            <w:spacing w:val="-4"/>
                            <w:sz w:val="15"/>
                          </w:rPr>
                          <w:t>sets</w:t>
                        </w:r>
                      </w:p>
                    </w:txbxContent>
                  </v:textbox>
                  <w10:wrap type="none"/>
                </v:shape>
                <v:shape id="docshape41" style="position:absolute;left:9065;top:1842;width:554;height:168" filled="false" stroked="false" type="#_x0000_t202">
                  <v:textbox inset="0,0,0,0">
                    <w:txbxContent>
                      <w:p w14:paraId="367D720B" wp14:textId="77777777">
                        <w:pPr>
                          <w:spacing w:before="0" w:line="16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62454"/>
                            <w:spacing w:val="-2"/>
                            <w:sz w:val="15"/>
                          </w:rPr>
                          <w:t>Eligible</w:t>
                        </w:r>
                      </w:p>
                    </w:txbxContent>
                  </v:textbox>
                  <w10:wrap type="none"/>
                </v:shape>
                <v:shape id="docshape42" style="position:absolute;left:5217;top:3032;width:1504;height:168" filled="false" stroked="false" type="#_x0000_t202">
                  <v:textbox inset="0,0,0,0">
                    <w:txbxContent>
                      <w:p w14:paraId="59CA3FF8" wp14:textId="77777777">
                        <w:pPr>
                          <w:spacing w:before="0" w:line="168" w:lineRule="exact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62454"/>
                            <w:sz w:val="15"/>
                          </w:rPr>
                          <w:t>Apply set </w:t>
                        </w:r>
                        <w:r>
                          <w:rPr>
                            <w:rFonts w:ascii="Arial"/>
                            <w:b/>
                            <w:color w:val="162454"/>
                            <w:spacing w:val="-2"/>
                            <w:sz w:val="15"/>
                          </w:rPr>
                          <w:t>operations</w:t>
                        </w:r>
                      </w:p>
                    </w:txbxContent>
                  </v:textbox>
                  <w10:wrap type="none"/>
                </v:shape>
                <v:shape id="docshape43" style="position:absolute;left:5217;top:3916;width:1504;height:348" filled="false" stroked="false" type="#_x0000_t202">
                  <v:textbox inset="0,0,0,0">
                    <w:txbxContent>
                      <w:p w14:paraId="2C64BB1E" wp14:textId="77777777">
                        <w:pPr>
                          <w:spacing w:before="0" w:line="249" w:lineRule="auto"/>
                          <w:ind w:left="525" w:right="12" w:hanging="526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162454"/>
                            <w:sz w:val="15"/>
                          </w:rPr>
                          <w:t>Generate</w:t>
                        </w:r>
                        <w:r>
                          <w:rPr>
                            <w:rFonts w:ascii="Arial"/>
                            <w:b/>
                            <w:color w:val="162454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62454"/>
                            <w:sz w:val="15"/>
                          </w:rPr>
                          <w:t>attendance </w:t>
                        </w:r>
                        <w:r>
                          <w:rPr>
                            <w:rFonts w:ascii="Arial"/>
                            <w:b/>
                            <w:color w:val="162454"/>
                            <w:spacing w:val="-2"/>
                            <w:sz w:val="15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34CE0A41" wp14:textId="77777777">
      <w:pPr>
        <w:pStyle w:val="BodyText"/>
        <w:rPr>
          <w:rFonts w:ascii="Arial"/>
          <w:b/>
          <w:sz w:val="16"/>
        </w:rPr>
      </w:pPr>
    </w:p>
    <w:p xmlns:wp14="http://schemas.microsoft.com/office/word/2010/wordml" w14:paraId="62EBF3C5" wp14:textId="77777777">
      <w:pPr>
        <w:pStyle w:val="BodyText"/>
        <w:rPr>
          <w:rFonts w:ascii="Arial"/>
          <w:b/>
          <w:sz w:val="16"/>
        </w:rPr>
      </w:pPr>
    </w:p>
    <w:p xmlns:wp14="http://schemas.microsoft.com/office/word/2010/wordml" w14:paraId="6D98A12B" wp14:textId="77777777">
      <w:pPr>
        <w:pStyle w:val="BodyText"/>
        <w:spacing w:before="78"/>
        <w:rPr>
          <w:rFonts w:ascii="Arial"/>
          <w:b/>
          <w:sz w:val="16"/>
        </w:rPr>
      </w:pPr>
    </w:p>
    <w:p xmlns:wp14="http://schemas.microsoft.com/office/word/2010/wordml" w14:paraId="16EB0E50" wp14:textId="77777777">
      <w:pPr>
        <w:spacing w:before="0"/>
        <w:ind w:left="290" w:right="0" w:firstLine="0"/>
        <w:jc w:val="left"/>
        <w:rPr>
          <w:sz w:val="16"/>
        </w:rPr>
      </w:pPr>
      <w:r>
        <w:rPr>
          <w:rFonts w:ascii="Arial"/>
          <w:b/>
          <w:color w:val="64748A"/>
          <w:sz w:val="16"/>
        </w:rPr>
        <w:t>Figure 2: </w:t>
      </w:r>
      <w:r>
        <w:rPr>
          <w:color w:val="64748A"/>
          <w:sz w:val="16"/>
        </w:rPr>
        <w:t>Attendance analysis </w:t>
      </w:r>
      <w:r>
        <w:rPr>
          <w:color w:val="64748A"/>
          <w:spacing w:val="-2"/>
          <w:sz w:val="16"/>
        </w:rPr>
        <w:t>workflow</w:t>
      </w:r>
    </w:p>
    <w:p xmlns:wp14="http://schemas.microsoft.com/office/word/2010/wordml" w14:paraId="1A8CC707" wp14:textId="77777777">
      <w:pPr>
        <w:spacing w:before="158"/>
        <w:ind w:left="290" w:right="0" w:firstLine="0"/>
        <w:jc w:val="left"/>
        <w:rPr>
          <w:sz w:val="19"/>
        </w:rPr>
      </w:pPr>
      <w:r>
        <w:rPr>
          <w:rFonts w:ascii="Arial" w:hAnsi="Arial"/>
          <w:b/>
          <w:color w:val="1D283B"/>
          <w:sz w:val="19"/>
        </w:rPr>
        <w:t>Step 1 — Data Collection: </w:t>
      </w:r>
      <w:r>
        <w:rPr>
          <w:color w:val="1D283B"/>
          <w:sz w:val="19"/>
        </w:rPr>
        <w:t>Attendance is recorded for each student and </w:t>
      </w:r>
      <w:r>
        <w:rPr>
          <w:color w:val="1D283B"/>
          <w:spacing w:val="-2"/>
          <w:sz w:val="19"/>
        </w:rPr>
        <w:t>session.</w:t>
      </w:r>
    </w:p>
    <w:p xmlns:wp14="http://schemas.microsoft.com/office/word/2010/wordml" w14:paraId="3DF0ECC5" wp14:textId="77777777">
      <w:pPr>
        <w:spacing w:before="205"/>
        <w:ind w:left="290" w:right="0" w:firstLine="0"/>
        <w:jc w:val="left"/>
        <w:rPr>
          <w:sz w:val="19"/>
        </w:rPr>
      </w:pPr>
      <w:r>
        <w:rPr>
          <w:rFonts w:ascii="Arial" w:hAnsi="Arial"/>
          <w:b/>
          <w:color w:val="1D283B"/>
          <w:sz w:val="19"/>
        </w:rPr>
        <w:t>Step 2 — Set Formation: </w:t>
      </w:r>
      <w:r>
        <w:rPr>
          <w:color w:val="1D283B"/>
          <w:sz w:val="19"/>
        </w:rPr>
        <w:t>Students are grouped according to presence, absence, eligibility and other </w:t>
      </w:r>
      <w:r>
        <w:rPr>
          <w:color w:val="1D283B"/>
          <w:spacing w:val="-2"/>
          <w:sz w:val="19"/>
        </w:rPr>
        <w:t>criteria.</w:t>
      </w:r>
    </w:p>
    <w:p xmlns:wp14="http://schemas.microsoft.com/office/word/2010/wordml" w14:paraId="0EDD87C7" wp14:textId="77777777">
      <w:pPr>
        <w:spacing w:before="193"/>
        <w:ind w:left="290" w:right="0" w:firstLine="0"/>
        <w:jc w:val="left"/>
        <w:rPr>
          <w:sz w:val="19"/>
        </w:rPr>
      </w:pPr>
      <w:r>
        <w:rPr>
          <w:rFonts w:ascii="Arial" w:hAnsi="Arial"/>
          <w:b/>
          <w:color w:val="1D283B"/>
          <w:sz w:val="19"/>
        </w:rPr>
        <w:t>Step 3 — Set Operations: </w:t>
      </w:r>
      <w:r>
        <w:rPr>
          <w:color w:val="1D283B"/>
          <w:sz w:val="19"/>
        </w:rPr>
        <w:t>Required groups are compared using </w:t>
      </w:r>
      <w:r>
        <w:rPr>
          <w:rFonts w:ascii="Symbol" w:hAnsi="Symbol"/>
          <w:color w:val="1D283B"/>
          <w:sz w:val="19"/>
        </w:rPr>
        <w:t></w:t>
      </w:r>
      <w:r>
        <w:rPr>
          <w:color w:val="1D283B"/>
          <w:sz w:val="19"/>
        </w:rPr>
        <w:t>, </w:t>
      </w:r>
      <w:r>
        <w:rPr>
          <w:rFonts w:ascii="Symbol" w:hAnsi="Symbol"/>
          <w:color w:val="1D283B"/>
          <w:sz w:val="19"/>
        </w:rPr>
        <w:t></w:t>
      </w:r>
      <w:r>
        <w:rPr>
          <w:color w:val="1D283B"/>
          <w:sz w:val="19"/>
        </w:rPr>
        <w:t>, </w:t>
      </w:r>
      <w:r>
        <w:rPr>
          <w:rFonts w:ascii="Symbol" w:hAnsi="Symbol"/>
          <w:color w:val="1D283B"/>
          <w:sz w:val="19"/>
        </w:rPr>
        <w:t></w:t>
      </w:r>
      <w:r>
        <w:rPr>
          <w:rFonts w:ascii="Times New Roman" w:hAnsi="Times New Roman"/>
          <w:color w:val="1D283B"/>
          <w:spacing w:val="5"/>
          <w:sz w:val="19"/>
        </w:rPr>
        <w:t> </w:t>
      </w:r>
      <w:r>
        <w:rPr>
          <w:color w:val="1D283B"/>
          <w:sz w:val="19"/>
        </w:rPr>
        <w:t>and </w:t>
      </w:r>
      <w:r>
        <w:rPr>
          <w:color w:val="1D283B"/>
          <w:spacing w:val="-2"/>
          <w:sz w:val="19"/>
        </w:rPr>
        <w:t>complement.</w:t>
      </w:r>
    </w:p>
    <w:p xmlns:wp14="http://schemas.microsoft.com/office/word/2010/wordml" w14:paraId="603E3768" wp14:textId="77777777">
      <w:pPr>
        <w:spacing w:before="204"/>
        <w:ind w:left="290" w:right="0" w:firstLine="0"/>
        <w:jc w:val="left"/>
        <w:rPr>
          <w:sz w:val="19"/>
        </w:rPr>
      </w:pPr>
      <w:r>
        <w:rPr>
          <w:rFonts w:ascii="Arial" w:hAnsi="Arial"/>
          <w:b/>
          <w:color w:val="1D283B"/>
          <w:sz w:val="19"/>
        </w:rPr>
        <w:t>Step 4 — Rule Evaluation: </w:t>
      </w:r>
      <w:r>
        <w:rPr>
          <w:color w:val="1D283B"/>
          <w:sz w:val="19"/>
        </w:rPr>
        <w:t>A configurable threshold, such as 75%, is applied to cumulative </w:t>
      </w:r>
      <w:r>
        <w:rPr>
          <w:color w:val="1D283B"/>
          <w:spacing w:val="-2"/>
          <w:sz w:val="19"/>
        </w:rPr>
        <w:t>attendance.</w:t>
      </w:r>
    </w:p>
    <w:p xmlns:wp14="http://schemas.microsoft.com/office/word/2010/wordml" w14:paraId="68A71DA3" wp14:textId="77777777">
      <w:pPr>
        <w:pStyle w:val="BodyText"/>
        <w:spacing w:before="206" w:line="312" w:lineRule="auto"/>
        <w:ind w:left="290" w:right="299"/>
      </w:pPr>
      <w:r w:rsidRPr="1F12C10E" w:rsidR="1F12C10E">
        <w:rPr>
          <w:rFonts w:ascii="Arial" w:hAnsi="Arial"/>
          <w:b w:val="1"/>
          <w:bCs w:val="1"/>
          <w:color w:val="1D283B"/>
        </w:rPr>
        <w:t>Step</w:t>
      </w:r>
      <w:r w:rsidRPr="1F12C10E" w:rsidR="1F12C10E">
        <w:rPr>
          <w:rFonts w:ascii="Arial" w:hAnsi="Arial"/>
          <w:b w:val="1"/>
          <w:bCs w:val="1"/>
          <w:color w:val="1D283B"/>
          <w:spacing w:val="-3"/>
        </w:rPr>
        <w:t xml:space="preserve"> </w:t>
      </w:r>
      <w:r w:rsidRPr="1F12C10E" w:rsidR="1F12C10E">
        <w:rPr>
          <w:rFonts w:ascii="Arial" w:hAnsi="Arial"/>
          <w:b w:val="1"/>
          <w:bCs w:val="1"/>
          <w:color w:val="1D283B"/>
        </w:rPr>
        <w:t>5</w:t>
      </w:r>
      <w:r w:rsidRPr="1F12C10E" w:rsidR="1F12C10E">
        <w:rPr>
          <w:rFonts w:ascii="Arial" w:hAnsi="Arial"/>
          <w:b w:val="1"/>
          <w:bCs w:val="1"/>
          <w:color w:val="1D283B"/>
          <w:spacing w:val="-3"/>
        </w:rPr>
        <w:t xml:space="preserve"> </w:t>
      </w:r>
      <w:r w:rsidRPr="1F12C10E" w:rsidR="1F12C10E">
        <w:rPr>
          <w:rFonts w:ascii="Arial" w:hAnsi="Arial"/>
          <w:b w:val="1"/>
          <w:bCs w:val="1"/>
          <w:color w:val="1D283B"/>
        </w:rPr>
        <w:t>—</w:t>
      </w:r>
      <w:r w:rsidRPr="1F12C10E" w:rsidR="1F12C10E">
        <w:rPr>
          <w:rFonts w:ascii="Arial" w:hAnsi="Arial"/>
          <w:b w:val="1"/>
          <w:bCs w:val="1"/>
          <w:color w:val="1D283B"/>
          <w:spacing w:val="-3"/>
        </w:rPr>
        <w:t xml:space="preserve"> </w:t>
      </w:r>
      <w:r w:rsidRPr="1F12C10E" w:rsidR="1F12C10E">
        <w:rPr>
          <w:rFonts w:ascii="Arial" w:hAnsi="Arial"/>
          <w:b w:val="1"/>
          <w:bCs w:val="1"/>
          <w:color w:val="1D283B"/>
        </w:rPr>
        <w:t>Reporting:</w:t>
      </w:r>
      <w:r w:rsidRPr="1F12C10E" w:rsidR="1F12C10E">
        <w:rPr>
          <w:rFonts w:ascii="Arial" w:hAnsi="Arial"/>
          <w:b w:val="1"/>
          <w:bCs w:val="1"/>
          <w:color w:val="1D283B"/>
          <w:spacing w:val="-3"/>
        </w:rPr>
        <w:t xml:space="preserve"> </w:t>
      </w:r>
      <w:r w:rsidR="1F12C10E">
        <w:rPr>
          <w:color w:val="1D283B"/>
        </w:rPr>
        <w:t>The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system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displays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eligible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students,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low-attendance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students,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subject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summaries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 xml:space="preserve">and </w:t>
      </w:r>
      <w:r w:rsidR="1F12C10E">
        <w:rPr>
          <w:color w:val="1D283B"/>
          <w:spacing w:val="-2"/>
        </w:rPr>
        <w:t>alerts.</w:t>
      </w:r>
    </w:p>
    <w:p w:rsidR="1F12C10E" w:rsidP="1F12C10E" w:rsidRDefault="1F12C10E" w14:paraId="68F6F201" w14:textId="0394DA0B">
      <w:pPr>
        <w:pStyle w:val="Heading3"/>
        <w:rPr>
          <w:color w:val="2462EB"/>
        </w:rPr>
      </w:pPr>
    </w:p>
    <w:p w:rsidR="1F12C10E" w:rsidP="1F12C10E" w:rsidRDefault="1F12C10E" w14:paraId="7D380E0F" w14:textId="6E3D26E9">
      <w:pPr>
        <w:pStyle w:val="Heading3"/>
        <w:rPr>
          <w:color w:val="2462EB"/>
        </w:rPr>
      </w:pPr>
    </w:p>
    <w:p w:rsidR="1F12C10E" w:rsidP="1F12C10E" w:rsidRDefault="1F12C10E" w14:paraId="0D83CC28" w14:textId="7BB46061">
      <w:pPr>
        <w:pStyle w:val="Heading3"/>
        <w:rPr>
          <w:color w:val="2462EB"/>
        </w:rPr>
      </w:pPr>
    </w:p>
    <w:p w:rsidR="1F12C10E" w:rsidP="1F12C10E" w:rsidRDefault="1F12C10E" w14:paraId="070816F9" w14:textId="78E30EDC">
      <w:pPr>
        <w:pStyle w:val="Heading3"/>
        <w:rPr>
          <w:color w:val="2462EB"/>
        </w:rPr>
      </w:pPr>
    </w:p>
    <w:p w:rsidR="1F12C10E" w:rsidP="1F12C10E" w:rsidRDefault="1F12C10E" w14:paraId="1AAD59A8" w14:textId="733AAFFF">
      <w:pPr>
        <w:pStyle w:val="Heading3"/>
        <w:rPr>
          <w:color w:val="2462EB"/>
        </w:rPr>
      </w:pPr>
    </w:p>
    <w:p xmlns:wp14="http://schemas.microsoft.com/office/word/2010/wordml" w14:paraId="7F23B6AA" wp14:textId="77777777">
      <w:pPr>
        <w:pStyle w:val="Heading3"/>
      </w:pPr>
      <w:r>
        <w:rPr>
          <w:color w:val="2462EB"/>
        </w:rPr>
        <w:t>Sample </w:t>
      </w:r>
      <w:r>
        <w:rPr>
          <w:color w:val="2462EB"/>
          <w:spacing w:val="-2"/>
        </w:rPr>
        <w:t>calculation</w:t>
      </w:r>
    </w:p>
    <w:p xmlns:wp14="http://schemas.microsoft.com/office/word/2010/wordml" w14:paraId="2946DB82" wp14:textId="77777777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jc w:val="left"/>
        <w:tblInd w:w="289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1984"/>
        <w:gridCol w:w="1701"/>
        <w:gridCol w:w="1701"/>
        <w:gridCol w:w="2268"/>
      </w:tblGrid>
      <w:tr xmlns:wp14="http://schemas.microsoft.com/office/word/2010/wordml" w14:paraId="0161617F" wp14:textId="77777777">
        <w:trPr>
          <w:trHeight w:val="393" w:hRule="atLeast"/>
        </w:trPr>
        <w:tc>
          <w:tcPr>
            <w:tcW w:w="1984" w:type="dxa"/>
            <w:shd w:val="clear" w:color="auto" w:fill="0890B1"/>
          </w:tcPr>
          <w:p w14:paraId="26CE6591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Student</w:t>
            </w:r>
          </w:p>
        </w:tc>
        <w:tc>
          <w:tcPr>
            <w:tcW w:w="1984" w:type="dxa"/>
            <w:shd w:val="clear" w:color="auto" w:fill="0890B1"/>
          </w:tcPr>
          <w:p w14:paraId="52E0A12A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z w:val="19"/>
              </w:rPr>
              <w:t>Classes </w:t>
            </w:r>
            <w:r>
              <w:rPr>
                <w:rFonts w:ascii="Arial"/>
                <w:b/>
                <w:color w:val="1D283B"/>
                <w:spacing w:val="-4"/>
                <w:sz w:val="19"/>
              </w:rPr>
              <w:t>Held</w:t>
            </w:r>
          </w:p>
        </w:tc>
        <w:tc>
          <w:tcPr>
            <w:tcW w:w="1701" w:type="dxa"/>
            <w:shd w:val="clear" w:color="auto" w:fill="0890B1"/>
          </w:tcPr>
          <w:p w14:paraId="3555D47A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Present</w:t>
            </w:r>
          </w:p>
        </w:tc>
        <w:tc>
          <w:tcPr>
            <w:tcW w:w="1701" w:type="dxa"/>
            <w:shd w:val="clear" w:color="auto" w:fill="0890B1"/>
          </w:tcPr>
          <w:p w14:paraId="0EE652F1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Attendance</w:t>
            </w:r>
          </w:p>
        </w:tc>
        <w:tc>
          <w:tcPr>
            <w:tcW w:w="2268" w:type="dxa"/>
            <w:shd w:val="clear" w:color="auto" w:fill="0890B1"/>
          </w:tcPr>
          <w:p w14:paraId="0DEDC622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Status*</w:t>
            </w:r>
          </w:p>
        </w:tc>
      </w:tr>
      <w:tr xmlns:wp14="http://schemas.microsoft.com/office/word/2010/wordml" w14:paraId="7D511408" wp14:textId="77777777">
        <w:trPr>
          <w:trHeight w:val="394" w:hRule="atLeast"/>
        </w:trPr>
        <w:tc>
          <w:tcPr>
            <w:tcW w:w="1984" w:type="dxa"/>
          </w:tcPr>
          <w:p w14:paraId="28DDA07A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S1</w:t>
            </w:r>
          </w:p>
        </w:tc>
        <w:tc>
          <w:tcPr>
            <w:tcW w:w="1984" w:type="dxa"/>
          </w:tcPr>
          <w:p w14:paraId="5007C906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20</w:t>
            </w:r>
          </w:p>
        </w:tc>
        <w:tc>
          <w:tcPr>
            <w:tcW w:w="1701" w:type="dxa"/>
          </w:tcPr>
          <w:p w14:paraId="526D80A2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18</w:t>
            </w:r>
          </w:p>
        </w:tc>
        <w:tc>
          <w:tcPr>
            <w:tcW w:w="1701" w:type="dxa"/>
          </w:tcPr>
          <w:p w14:paraId="3CF52211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90%</w:t>
            </w:r>
          </w:p>
        </w:tc>
        <w:tc>
          <w:tcPr>
            <w:tcW w:w="2268" w:type="dxa"/>
          </w:tcPr>
          <w:p w14:paraId="21670ED5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Eligible</w:t>
            </w:r>
          </w:p>
        </w:tc>
      </w:tr>
      <w:tr xmlns:wp14="http://schemas.microsoft.com/office/word/2010/wordml" w14:paraId="54D91FF9" wp14:textId="77777777">
        <w:trPr>
          <w:trHeight w:val="394" w:hRule="atLeast"/>
        </w:trPr>
        <w:tc>
          <w:tcPr>
            <w:tcW w:w="1984" w:type="dxa"/>
          </w:tcPr>
          <w:p w14:paraId="0943CA27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S2</w:t>
            </w:r>
          </w:p>
        </w:tc>
        <w:tc>
          <w:tcPr>
            <w:tcW w:w="1984" w:type="dxa"/>
          </w:tcPr>
          <w:p w14:paraId="72A4FFC0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20</w:t>
            </w:r>
          </w:p>
        </w:tc>
        <w:tc>
          <w:tcPr>
            <w:tcW w:w="1701" w:type="dxa"/>
          </w:tcPr>
          <w:p w14:paraId="33CFEC6B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15</w:t>
            </w:r>
          </w:p>
        </w:tc>
        <w:tc>
          <w:tcPr>
            <w:tcW w:w="1701" w:type="dxa"/>
          </w:tcPr>
          <w:p w14:paraId="78DD41F2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75%</w:t>
            </w:r>
          </w:p>
        </w:tc>
        <w:tc>
          <w:tcPr>
            <w:tcW w:w="2268" w:type="dxa"/>
          </w:tcPr>
          <w:p w14:paraId="6875D1F5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Eligible</w:t>
            </w:r>
          </w:p>
        </w:tc>
      </w:tr>
    </w:tbl>
    <w:p xmlns:wp14="http://schemas.microsoft.com/office/word/2010/wordml" w:rsidP="1F12C10E" w14:paraId="5997CC1D" wp14:textId="77777777">
      <w:pPr>
        <w:pStyle w:val="TableParagraph"/>
        <w:spacing w:after="0"/>
        <w:ind w:left="0"/>
        <w:rPr>
          <w:sz w:val="19"/>
          <w:szCs w:val="19"/>
        </w:rPr>
        <w:sectPr>
          <w:pgSz w:w="11910" w:h="16840" w:orient="portrait"/>
          <w:pgMar w:top="1080" w:right="850" w:bottom="1164" w:left="850" w:header="0" w:footer="467"/>
          <w:cols w:num="1"/>
        </w:sectPr>
      </w:pPr>
    </w:p>
    <w:tbl>
      <w:tblPr>
        <w:tblW w:w="0" w:type="auto"/>
        <w:jc w:val="left"/>
        <w:tblInd w:w="289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1984"/>
        <w:gridCol w:w="1701"/>
        <w:gridCol w:w="1701"/>
        <w:gridCol w:w="2268"/>
      </w:tblGrid>
      <w:tr xmlns:wp14="http://schemas.microsoft.com/office/word/2010/wordml" w14:paraId="3B96C449" wp14:textId="77777777">
        <w:trPr>
          <w:trHeight w:val="393" w:hRule="atLeast"/>
        </w:trPr>
        <w:tc>
          <w:tcPr>
            <w:tcW w:w="1984" w:type="dxa"/>
          </w:tcPr>
          <w:p w14:paraId="5E7173A3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S3</w:t>
            </w:r>
          </w:p>
        </w:tc>
        <w:tc>
          <w:tcPr>
            <w:tcW w:w="1984" w:type="dxa"/>
          </w:tcPr>
          <w:p w14:paraId="6A6A9027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20</w:t>
            </w:r>
          </w:p>
        </w:tc>
        <w:tc>
          <w:tcPr>
            <w:tcW w:w="1701" w:type="dxa"/>
          </w:tcPr>
          <w:p w14:paraId="4B73E586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12</w:t>
            </w:r>
          </w:p>
        </w:tc>
        <w:tc>
          <w:tcPr>
            <w:tcW w:w="1701" w:type="dxa"/>
          </w:tcPr>
          <w:p w14:paraId="184D513D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60%</w:t>
            </w:r>
          </w:p>
        </w:tc>
        <w:tc>
          <w:tcPr>
            <w:tcW w:w="2268" w:type="dxa"/>
          </w:tcPr>
          <w:p w14:paraId="4779C295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Low </w:t>
            </w:r>
            <w:r>
              <w:rPr>
                <w:color w:val="1D283B"/>
                <w:spacing w:val="-2"/>
                <w:sz w:val="19"/>
              </w:rPr>
              <w:t>attendance</w:t>
            </w:r>
          </w:p>
        </w:tc>
      </w:tr>
      <w:tr xmlns:wp14="http://schemas.microsoft.com/office/word/2010/wordml" w14:paraId="63A558BE" wp14:textId="77777777">
        <w:trPr>
          <w:trHeight w:val="394" w:hRule="atLeast"/>
        </w:trPr>
        <w:tc>
          <w:tcPr>
            <w:tcW w:w="1984" w:type="dxa"/>
          </w:tcPr>
          <w:p w14:paraId="064BD101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S4</w:t>
            </w:r>
          </w:p>
        </w:tc>
        <w:tc>
          <w:tcPr>
            <w:tcW w:w="1984" w:type="dxa"/>
          </w:tcPr>
          <w:p w14:paraId="7B5474F0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20</w:t>
            </w:r>
          </w:p>
        </w:tc>
        <w:tc>
          <w:tcPr>
            <w:tcW w:w="1701" w:type="dxa"/>
          </w:tcPr>
          <w:p w14:paraId="0EB5E791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16</w:t>
            </w:r>
          </w:p>
        </w:tc>
        <w:tc>
          <w:tcPr>
            <w:tcW w:w="1701" w:type="dxa"/>
          </w:tcPr>
          <w:p w14:paraId="1008D354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5"/>
                <w:sz w:val="19"/>
              </w:rPr>
              <w:t>80%</w:t>
            </w:r>
          </w:p>
        </w:tc>
        <w:tc>
          <w:tcPr>
            <w:tcW w:w="2268" w:type="dxa"/>
          </w:tcPr>
          <w:p w14:paraId="6D3E9FA8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Eligible</w:t>
            </w:r>
          </w:p>
        </w:tc>
      </w:tr>
    </w:tbl>
    <w:p xmlns:wp14="http://schemas.microsoft.com/office/word/2010/wordml" w14:paraId="6F351331" wp14:textId="77777777">
      <w:pPr>
        <w:spacing w:before="143"/>
        <w:ind w:left="290" w:right="0" w:firstLine="0"/>
        <w:jc w:val="left"/>
        <w:rPr>
          <w:sz w:val="16"/>
        </w:rPr>
      </w:pPr>
      <w:r>
        <w:rPr>
          <w:color w:val="64748A"/>
          <w:sz w:val="16"/>
        </w:rPr>
        <w:t>*Eligibility threshold in this example is 75%. Institutions may configure a different </w:t>
      </w:r>
      <w:r>
        <w:rPr>
          <w:color w:val="64748A"/>
          <w:spacing w:val="-2"/>
          <w:sz w:val="16"/>
        </w:rPr>
        <w:t>rule.</w:t>
      </w:r>
    </w:p>
    <w:p xmlns:wp14="http://schemas.microsoft.com/office/word/2010/wordml" w14:paraId="110FFD37" wp14:textId="77777777">
      <w:pPr>
        <w:spacing w:after="0"/>
        <w:jc w:val="left"/>
        <w:rPr>
          <w:sz w:val="16"/>
        </w:rPr>
        <w:sectPr>
          <w:type w:val="continuous"/>
          <w:pgSz w:w="11910" w:h="16840" w:orient="portrait"/>
          <w:pgMar w:top="1100" w:right="850" w:bottom="660" w:left="850" w:header="0" w:footer="467"/>
          <w:cols w:num="1"/>
        </w:sectPr>
      </w:pPr>
    </w:p>
    <w:p xmlns:wp14="http://schemas.microsoft.com/office/word/2010/wordml" w14:paraId="5CACB1ED" wp14:textId="77777777">
      <w:pPr>
        <w:pStyle w:val="Heading1"/>
        <w:numPr>
          <w:ilvl w:val="0"/>
          <w:numId w:val="2"/>
        </w:numPr>
        <w:tabs>
          <w:tab w:val="left" w:leader="none" w:pos="645"/>
        </w:tabs>
        <w:spacing w:before="62" w:after="0" w:line="240" w:lineRule="auto"/>
        <w:ind w:left="645" w:right="0" w:hanging="355"/>
        <w:jc w:val="left"/>
      </w:pPr>
      <w:r>
        <w:rPr>
          <w:color w:val="162454"/>
        </w:rPr>
        <w:t>Example of Automatic </w:t>
      </w:r>
      <w:r>
        <w:rPr>
          <w:color w:val="162454"/>
          <w:spacing w:val="-2"/>
        </w:rPr>
        <w:t>Control</w:t>
      </w:r>
    </w:p>
    <w:p xmlns:wp14="http://schemas.microsoft.com/office/word/2010/wordml" w14:paraId="1686212D" wp14:textId="77777777">
      <w:pPr>
        <w:pStyle w:val="BodyText"/>
        <w:spacing w:before="204" w:line="312" w:lineRule="auto"/>
        <w:ind w:left="290" w:right="287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1200" behindDoc="0" locked="0" layoutInCell="1" allowOverlap="1" wp14:anchorId="14C29829" wp14:editId="7777777">
                <wp:simplePos x="0" y="0"/>
                <wp:positionH relativeFrom="page">
                  <wp:posOffset>622599</wp:posOffset>
                </wp:positionH>
                <wp:positionV relativeFrom="paragraph">
                  <wp:posOffset>650690</wp:posOffset>
                </wp:positionV>
                <wp:extent cx="6315075" cy="5461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315075" cy="546100"/>
                        </a:xfrm>
                        <a:prstGeom prst="rect">
                          <a:avLst/>
                        </a:prstGeom>
                        <a:solidFill>
                          <a:srgbClr val="EFF6FF"/>
                        </a:solidFill>
                        <a:ln w="8890">
                          <a:solidFill>
                            <a:srgbClr val="BFDBFD"/>
                          </a:solidFill>
                          <a:prstDash val="solid"/>
                        </a:ln>
                      </wps:spPr>
                      <wps:txbx>
                        <w:txbxContent>
                          <w:p xmlns:wp14="http://schemas.microsoft.com/office/word/2010/wordml" w14:paraId="7A492360" wp14:textId="77777777">
                            <w:pPr>
                              <w:spacing w:before="158" w:line="307" w:lineRule="auto"/>
                              <w:ind w:left="152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Attendance%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75%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62454"/>
                                <w:w w:val="105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62454"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low-attendance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L;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Attendance%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62454"/>
                                <w:w w:val="105"/>
                                <w:sz w:val="18"/>
                              </w:rPr>
                              <w:t></w:t>
                            </w:r>
                            <w:r>
                              <w:rPr>
                                <w:rFonts w:ascii="Times New Roman" w:hAnsi="Times New Roman"/>
                                <w:color w:val="162454"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75%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color w:val="162454"/>
                                <w:w w:val="105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162454"/>
                                <w:spacing w:val="-6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eligible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set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notification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module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spacing w:val="-12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162454"/>
                                <w:w w:val="105"/>
                                <w:sz w:val="18"/>
                              </w:rPr>
                              <w:t>can then generate a warning for members of 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79D2E5D">
              <v:shape id="docshape44" style="position:absolute;margin-left:49.023621pt;margin-top:51.235462pt;width:497.25pt;height:43pt;mso-position-horizontal-relative:page;mso-position-vertical-relative:paragraph;z-index:15731200" filled="true" fillcolor="#eff6ff" stroked="true" strokecolor="#bfdbfd" strokeweight=".7pt" type="#_x0000_t202">
                <v:textbox inset="0,0,0,0">
                  <w:txbxContent>
                    <w:p w14:paraId="672DDACC" wp14:textId="77777777">
                      <w:pPr>
                        <w:spacing w:before="158" w:line="307" w:lineRule="auto"/>
                        <w:ind w:left="152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Attendance%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&lt;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75%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162454"/>
                          <w:w w:val="105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62454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low-attendance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set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L;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Attendance%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162454"/>
                          <w:w w:val="105"/>
                          <w:sz w:val="18"/>
                        </w:rPr>
                        <w:t></w:t>
                      </w:r>
                      <w:r>
                        <w:rPr>
                          <w:rFonts w:ascii="Times New Roman" w:hAnsi="Times New Roman"/>
                          <w:color w:val="162454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75%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Symbol" w:hAnsi="Symbol"/>
                          <w:color w:val="162454"/>
                          <w:w w:val="105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162454"/>
                          <w:spacing w:val="-6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eligible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set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A.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A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notification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module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spacing w:val="-12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162454"/>
                          <w:w w:val="105"/>
                          <w:sz w:val="18"/>
                        </w:rPr>
                        <w:t>can then generate a warning for members of L.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1D283B"/>
        </w:rPr>
        <w:t>An</w:t>
      </w:r>
      <w:r>
        <w:rPr>
          <w:color w:val="1D283B"/>
          <w:spacing w:val="-3"/>
        </w:rPr>
        <w:t> </w:t>
      </w:r>
      <w:r>
        <w:rPr>
          <w:color w:val="1D283B"/>
        </w:rPr>
        <w:t>automatic</w:t>
      </w:r>
      <w:r>
        <w:rPr>
          <w:color w:val="1D283B"/>
          <w:spacing w:val="-3"/>
        </w:rPr>
        <w:t> </w:t>
      </w:r>
      <w:r>
        <w:rPr>
          <w:color w:val="1D283B"/>
        </w:rPr>
        <w:t>control</w:t>
      </w:r>
      <w:r>
        <w:rPr>
          <w:color w:val="1D283B"/>
          <w:spacing w:val="-3"/>
        </w:rPr>
        <w:t> </w:t>
      </w:r>
      <w:r>
        <w:rPr>
          <w:color w:val="1D283B"/>
        </w:rPr>
        <w:t>feature</w:t>
      </w:r>
      <w:r>
        <w:rPr>
          <w:color w:val="1D283B"/>
          <w:spacing w:val="-3"/>
        </w:rPr>
        <w:t> </w:t>
      </w:r>
      <w:r>
        <w:rPr>
          <w:color w:val="1D283B"/>
        </w:rPr>
        <w:t>can</w:t>
      </w:r>
      <w:r>
        <w:rPr>
          <w:color w:val="1D283B"/>
          <w:spacing w:val="-3"/>
        </w:rPr>
        <w:t> </w:t>
      </w:r>
      <w:r>
        <w:rPr>
          <w:color w:val="1D283B"/>
        </w:rPr>
        <w:t>be</w:t>
      </w:r>
      <w:r>
        <w:rPr>
          <w:color w:val="1D283B"/>
          <w:spacing w:val="-3"/>
        </w:rPr>
        <w:t> </w:t>
      </w:r>
      <w:r>
        <w:rPr>
          <w:color w:val="1D283B"/>
        </w:rPr>
        <w:t>added</w:t>
      </w:r>
      <w:r>
        <w:rPr>
          <w:color w:val="1D283B"/>
          <w:spacing w:val="-3"/>
        </w:rPr>
        <w:t> </w:t>
      </w:r>
      <w:r>
        <w:rPr>
          <w:color w:val="1D283B"/>
        </w:rPr>
        <w:t>to</w:t>
      </w:r>
      <w:r>
        <w:rPr>
          <w:color w:val="1D283B"/>
          <w:spacing w:val="-3"/>
        </w:rPr>
        <w:t> </w:t>
      </w:r>
      <w:r>
        <w:rPr>
          <w:color w:val="1D283B"/>
        </w:rPr>
        <w:t>the</w:t>
      </w:r>
      <w:r>
        <w:rPr>
          <w:color w:val="1D283B"/>
          <w:spacing w:val="-3"/>
        </w:rPr>
        <w:t> </w:t>
      </w:r>
      <w:r>
        <w:rPr>
          <w:color w:val="1D283B"/>
        </w:rPr>
        <w:t>analyser</w:t>
      </w:r>
      <w:r>
        <w:rPr>
          <w:color w:val="1D283B"/>
          <w:spacing w:val="-3"/>
        </w:rPr>
        <w:t> </w:t>
      </w:r>
      <w:r>
        <w:rPr>
          <w:color w:val="1D283B"/>
        </w:rPr>
        <w:t>so</w:t>
      </w:r>
      <w:r>
        <w:rPr>
          <w:color w:val="1D283B"/>
          <w:spacing w:val="-3"/>
        </w:rPr>
        <w:t> </w:t>
      </w:r>
      <w:r>
        <w:rPr>
          <w:color w:val="1D283B"/>
        </w:rPr>
        <w:t>that</w:t>
      </w:r>
      <w:r>
        <w:rPr>
          <w:color w:val="1D283B"/>
          <w:spacing w:val="-3"/>
        </w:rPr>
        <w:t> </w:t>
      </w:r>
      <w:r>
        <w:rPr>
          <w:color w:val="1D283B"/>
        </w:rPr>
        <w:t>a</w:t>
      </w:r>
      <w:r>
        <w:rPr>
          <w:color w:val="1D283B"/>
          <w:spacing w:val="-3"/>
        </w:rPr>
        <w:t> </w:t>
      </w:r>
      <w:r>
        <w:rPr>
          <w:color w:val="1D283B"/>
        </w:rPr>
        <w:t>student</w:t>
      </w:r>
      <w:r>
        <w:rPr>
          <w:color w:val="1D283B"/>
          <w:spacing w:val="-3"/>
        </w:rPr>
        <w:t> </w:t>
      </w:r>
      <w:r>
        <w:rPr>
          <w:color w:val="1D283B"/>
        </w:rPr>
        <w:t>is</w:t>
      </w:r>
      <w:r>
        <w:rPr>
          <w:color w:val="1D283B"/>
          <w:spacing w:val="-3"/>
        </w:rPr>
        <w:t> </w:t>
      </w:r>
      <w:r>
        <w:rPr>
          <w:color w:val="1D283B"/>
        </w:rPr>
        <w:t>flagged</w:t>
      </w:r>
      <w:r>
        <w:rPr>
          <w:color w:val="1D283B"/>
          <w:spacing w:val="-3"/>
        </w:rPr>
        <w:t> </w:t>
      </w:r>
      <w:r>
        <w:rPr>
          <w:color w:val="1D283B"/>
        </w:rPr>
        <w:t>when</w:t>
      </w:r>
      <w:r>
        <w:rPr>
          <w:color w:val="1D283B"/>
          <w:spacing w:val="-3"/>
        </w:rPr>
        <w:t> </w:t>
      </w:r>
      <w:r>
        <w:rPr>
          <w:color w:val="1D283B"/>
        </w:rPr>
        <w:t>attendance</w:t>
      </w:r>
      <w:r>
        <w:rPr>
          <w:color w:val="1D283B"/>
          <w:spacing w:val="-3"/>
        </w:rPr>
        <w:t> </w:t>
      </w:r>
      <w:r>
        <w:rPr>
          <w:color w:val="1D283B"/>
        </w:rPr>
        <w:t>falls</w:t>
      </w:r>
      <w:r>
        <w:rPr>
          <w:color w:val="1D283B"/>
          <w:spacing w:val="-3"/>
        </w:rPr>
        <w:t> </w:t>
      </w:r>
      <w:r>
        <w:rPr>
          <w:color w:val="1D283B"/>
        </w:rPr>
        <w:t>below the configured threshold. For example, if the threshold is 75%, the system can evaluate the student's attendance after each newly recorded class.</w:t>
      </w:r>
    </w:p>
    <w:p xmlns:wp14="http://schemas.microsoft.com/office/word/2010/wordml" w14:paraId="6B699379" wp14:textId="77777777">
      <w:pPr>
        <w:pStyle w:val="BodyText"/>
      </w:pPr>
    </w:p>
    <w:p xmlns:wp14="http://schemas.microsoft.com/office/word/2010/wordml" w14:paraId="3FE9F23F" wp14:textId="77777777">
      <w:pPr>
        <w:pStyle w:val="BodyText"/>
      </w:pPr>
    </w:p>
    <w:p xmlns:wp14="http://schemas.microsoft.com/office/word/2010/wordml" w14:paraId="1F72F646" wp14:textId="77777777">
      <w:pPr>
        <w:pStyle w:val="BodyText"/>
        <w:spacing w:before="173"/>
      </w:pPr>
    </w:p>
    <w:p xmlns:wp14="http://schemas.microsoft.com/office/word/2010/wordml" w14:paraId="14834B25" wp14:textId="77777777">
      <w:pPr>
        <w:pStyle w:val="BodyText"/>
        <w:spacing w:line="302" w:lineRule="auto"/>
        <w:ind w:left="290" w:right="423"/>
        <w:jc w:val="both"/>
      </w:pPr>
      <w:r w:rsidR="1F12C10E">
        <w:rPr>
          <w:color w:val="1D283B"/>
        </w:rPr>
        <w:t>Example: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U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=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{S1,S2,S3,S4,S5},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A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=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{S1,S2,S4,S5},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therefore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A</w:t>
      </w:r>
      <w:r w:rsidR="1F12C10E">
        <w:rPr>
          <w:rFonts w:ascii="MS Gothic" w:hAnsi="MS Gothic"/>
          <w:color w:val="1D283B"/>
        </w:rPr>
        <w:t>■</w:t>
      </w:r>
      <w:r w:rsidR="1F12C10E">
        <w:rPr>
          <w:rFonts w:ascii="Times New Roman" w:hAnsi="Times New Roman"/>
          <w:color w:val="1D283B"/>
        </w:rPr>
        <w:t xml:space="preserve"> </w:t>
      </w:r>
      <w:r w:rsidR="1F12C10E">
        <w:rPr>
          <w:color w:val="1D283B"/>
        </w:rPr>
        <w:t>=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{S3}.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The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complement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identifies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the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student who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is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currently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outside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the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eligible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group.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If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S3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attends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additional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classes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and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crosses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the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threshold,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the</w:t>
      </w:r>
      <w:r w:rsidR="1F12C10E">
        <w:rPr>
          <w:color w:val="1D283B"/>
          <w:spacing w:val="-1"/>
        </w:rPr>
        <w:t xml:space="preserve"> </w:t>
      </w:r>
      <w:r w:rsidR="1F12C10E">
        <w:rPr>
          <w:color w:val="1D283B"/>
        </w:rPr>
        <w:t>system updates the sets automatically.</w:t>
      </w:r>
    </w:p>
    <w:p w:rsidR="1F12C10E" w:rsidP="1F12C10E" w:rsidRDefault="1F12C10E" w14:paraId="1C5085A9" w14:textId="14A946E8">
      <w:pPr>
        <w:pStyle w:val="BodyText"/>
        <w:spacing w:line="302" w:lineRule="auto"/>
        <w:ind w:left="290" w:right="423"/>
        <w:jc w:val="both"/>
        <w:rPr>
          <w:color w:val="1D283B"/>
        </w:rPr>
      </w:pPr>
    </w:p>
    <w:p w:rsidR="1F12C10E" w:rsidP="1F12C10E" w:rsidRDefault="1F12C10E" w14:paraId="12DB0A55" w14:textId="573ED17B">
      <w:pPr>
        <w:pStyle w:val="BodyText"/>
        <w:spacing w:line="302" w:lineRule="auto"/>
        <w:ind w:left="290" w:right="423"/>
        <w:jc w:val="both"/>
        <w:rPr>
          <w:color w:val="1D283B"/>
        </w:rPr>
      </w:pPr>
    </w:p>
    <w:p w:rsidR="1F12C10E" w:rsidP="1F12C10E" w:rsidRDefault="1F12C10E" w14:paraId="35007408" w14:textId="76500233">
      <w:pPr>
        <w:pStyle w:val="BodyText"/>
        <w:spacing w:line="302" w:lineRule="auto"/>
        <w:ind w:left="290" w:right="423"/>
        <w:jc w:val="both"/>
        <w:rPr>
          <w:color w:val="1D283B"/>
        </w:rPr>
      </w:pPr>
    </w:p>
    <w:p xmlns:wp14="http://schemas.microsoft.com/office/word/2010/wordml" w14:paraId="2579ED3D" wp14:textId="77777777">
      <w:pPr>
        <w:pStyle w:val="Heading1"/>
        <w:numPr>
          <w:ilvl w:val="0"/>
          <w:numId w:val="2"/>
        </w:numPr>
        <w:tabs>
          <w:tab w:val="left" w:leader="none" w:pos="823"/>
        </w:tabs>
        <w:spacing w:before="174" w:after="0" w:line="240" w:lineRule="auto"/>
        <w:ind w:left="823" w:right="0" w:hanging="533"/>
        <w:jc w:val="left"/>
      </w:pPr>
      <w:r>
        <w:rPr>
          <w:color w:val="162454"/>
        </w:rPr>
        <w:t>Role of IoT and Embedded </w:t>
      </w:r>
      <w:r>
        <w:rPr>
          <w:color w:val="162454"/>
          <w:spacing w:val="-2"/>
        </w:rPr>
        <w:t>System</w:t>
      </w:r>
    </w:p>
    <w:p xmlns:wp14="http://schemas.microsoft.com/office/word/2010/wordml" w14:paraId="67E6D81B" wp14:textId="77777777">
      <w:pPr>
        <w:pStyle w:val="BodyText"/>
        <w:spacing w:before="204" w:line="312" w:lineRule="auto"/>
        <w:ind w:left="290" w:right="287"/>
      </w:pPr>
      <w:r>
        <w:rPr>
          <w:color w:val="1D283B"/>
        </w:rPr>
        <w:t>The core project can work entirely as software, but IoT and embedded systems can automate attendance data collection. A classroom device could use an RFID reader, fingerprint sensor, QR scanner, camera-based system, or</w:t>
      </w:r>
      <w:r>
        <w:rPr>
          <w:color w:val="1D283B"/>
          <w:spacing w:val="-3"/>
        </w:rPr>
        <w:t> </w:t>
      </w:r>
      <w:r>
        <w:rPr>
          <w:color w:val="1D283B"/>
        </w:rPr>
        <w:t>another</w:t>
      </w:r>
      <w:r>
        <w:rPr>
          <w:color w:val="1D283B"/>
          <w:spacing w:val="-3"/>
        </w:rPr>
        <w:t> </w:t>
      </w:r>
      <w:r>
        <w:rPr>
          <w:color w:val="1D283B"/>
        </w:rPr>
        <w:t>authorised</w:t>
      </w:r>
      <w:r>
        <w:rPr>
          <w:color w:val="1D283B"/>
          <w:spacing w:val="-3"/>
        </w:rPr>
        <w:t> </w:t>
      </w:r>
      <w:r>
        <w:rPr>
          <w:color w:val="1D283B"/>
        </w:rPr>
        <w:t>identification</w:t>
      </w:r>
      <w:r>
        <w:rPr>
          <w:color w:val="1D283B"/>
          <w:spacing w:val="-3"/>
        </w:rPr>
        <w:t> </w:t>
      </w:r>
      <w:r>
        <w:rPr>
          <w:color w:val="1D283B"/>
        </w:rPr>
        <w:t>mechanism</w:t>
      </w:r>
      <w:r>
        <w:rPr>
          <w:color w:val="1D283B"/>
          <w:spacing w:val="-3"/>
        </w:rPr>
        <w:t> </w:t>
      </w:r>
      <w:r>
        <w:rPr>
          <w:color w:val="1D283B"/>
        </w:rPr>
        <w:t>to</w:t>
      </w:r>
      <w:r>
        <w:rPr>
          <w:color w:val="1D283B"/>
          <w:spacing w:val="-3"/>
        </w:rPr>
        <w:t> </w:t>
      </w:r>
      <w:r>
        <w:rPr>
          <w:color w:val="1D283B"/>
        </w:rPr>
        <w:t>capture</w:t>
      </w:r>
      <w:r>
        <w:rPr>
          <w:color w:val="1D283B"/>
          <w:spacing w:val="-3"/>
        </w:rPr>
        <w:t> </w:t>
      </w:r>
      <w:r>
        <w:rPr>
          <w:color w:val="1D283B"/>
        </w:rPr>
        <w:t>attendance</w:t>
      </w:r>
      <w:r>
        <w:rPr>
          <w:color w:val="1D283B"/>
          <w:spacing w:val="-3"/>
        </w:rPr>
        <w:t> </w:t>
      </w:r>
      <w:r>
        <w:rPr>
          <w:color w:val="1D283B"/>
        </w:rPr>
        <w:t>events.</w:t>
      </w:r>
      <w:r>
        <w:rPr>
          <w:color w:val="1D283B"/>
          <w:spacing w:val="-3"/>
        </w:rPr>
        <w:t> </w:t>
      </w:r>
      <w:r>
        <w:rPr>
          <w:color w:val="1D283B"/>
        </w:rPr>
        <w:t>A</w:t>
      </w:r>
      <w:r>
        <w:rPr>
          <w:color w:val="1D283B"/>
          <w:spacing w:val="-3"/>
        </w:rPr>
        <w:t> </w:t>
      </w:r>
      <w:r>
        <w:rPr>
          <w:color w:val="1D283B"/>
        </w:rPr>
        <w:t>microcontroller</w:t>
      </w:r>
      <w:r>
        <w:rPr>
          <w:color w:val="1D283B"/>
          <w:spacing w:val="-3"/>
        </w:rPr>
        <w:t> </w:t>
      </w:r>
      <w:r>
        <w:rPr>
          <w:color w:val="1D283B"/>
        </w:rPr>
        <w:t>or</w:t>
      </w:r>
      <w:r>
        <w:rPr>
          <w:color w:val="1D283B"/>
          <w:spacing w:val="-3"/>
        </w:rPr>
        <w:t> </w:t>
      </w:r>
      <w:r>
        <w:rPr>
          <w:color w:val="1D283B"/>
        </w:rPr>
        <w:t>edge</w:t>
      </w:r>
      <w:r>
        <w:rPr>
          <w:color w:val="1D283B"/>
          <w:spacing w:val="-3"/>
        </w:rPr>
        <w:t> </w:t>
      </w:r>
      <w:r>
        <w:rPr>
          <w:color w:val="1D283B"/>
        </w:rPr>
        <w:t>device</w:t>
      </w:r>
      <w:r>
        <w:rPr>
          <w:color w:val="1D283B"/>
          <w:spacing w:val="-3"/>
        </w:rPr>
        <w:t> </w:t>
      </w:r>
      <w:r>
        <w:rPr>
          <w:color w:val="1D283B"/>
        </w:rPr>
        <w:t>can transmit the event to a server or web application.</w:t>
      </w:r>
    </w:p>
    <w:p xmlns:wp14="http://schemas.microsoft.com/office/word/2010/wordml" w14:paraId="08CE6F91" wp14:textId="77777777">
      <w:pPr>
        <w:pStyle w:val="BodyText"/>
        <w:spacing w:before="6" w:after="1"/>
        <w:rPr>
          <w:sz w:val="10"/>
        </w:rPr>
      </w:pPr>
    </w:p>
    <w:tbl>
      <w:tblPr>
        <w:tblW w:w="0" w:type="auto"/>
        <w:jc w:val="left"/>
        <w:tblInd w:w="138" w:type="dxa"/>
        <w:tblBorders>
          <w:top w:val="single" w:color="BFDBFD" w:sz="6" w:space="0"/>
          <w:left w:val="single" w:color="BFDBFD" w:sz="6" w:space="0"/>
          <w:bottom w:val="single" w:color="BFDBFD" w:sz="6" w:space="0"/>
          <w:right w:val="single" w:color="BFDBFD" w:sz="6" w:space="0"/>
          <w:insideH w:val="single" w:color="BFDBFD" w:sz="6" w:space="0"/>
          <w:insideV w:val="single" w:color="BFDBFD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2551"/>
        <w:gridCol w:w="5953"/>
        <w:gridCol w:w="721"/>
      </w:tblGrid>
      <w:tr xmlns:wp14="http://schemas.microsoft.com/office/word/2010/wordml" w:rsidTr="1F12C10E" w14:paraId="3D7FB2F1" wp14:textId="77777777">
        <w:trPr>
          <w:trHeight w:val="391" w:hRule="atLeast"/>
        </w:trPr>
        <w:tc>
          <w:tcPr>
            <w:tcW w:w="720" w:type="dxa"/>
            <w:vMerge w:val="restart"/>
            <w:tcBorders>
              <w:top w:val="nil"/>
              <w:left w:val="nil"/>
              <w:right w:val="single" w:color="CAD4E1" w:sz="4" w:space="0"/>
            </w:tcBorders>
            <w:tcMar/>
          </w:tcPr>
          <w:p w14:paraId="61CDCEAD" wp14:textId="7777777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51" w:type="dxa"/>
            <w:tcBorders>
              <w:top w:val="single" w:color="CAD4E1" w:sz="4" w:space="0"/>
              <w:left w:val="single" w:color="CAD4E1" w:sz="4" w:space="0"/>
              <w:bottom w:val="single" w:color="CAD4E1" w:sz="4" w:space="0"/>
              <w:right w:val="single" w:color="CAD4E1" w:sz="4" w:space="0"/>
            </w:tcBorders>
            <w:shd w:val="clear" w:color="auto" w:fill="162454"/>
            <w:tcMar/>
          </w:tcPr>
          <w:p w14:paraId="19EA582F" wp14:textId="77777777">
            <w:pPr>
              <w:pStyle w:val="TableParagraph"/>
              <w:ind w:left="1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Layer</w:t>
            </w:r>
          </w:p>
        </w:tc>
        <w:tc>
          <w:tcPr>
            <w:tcW w:w="5953" w:type="dxa"/>
            <w:tcBorders>
              <w:top w:val="single" w:color="CAD4E1" w:sz="4" w:space="0"/>
              <w:left w:val="single" w:color="CAD4E1" w:sz="4" w:space="0"/>
              <w:bottom w:val="single" w:color="CAD4E1" w:sz="4" w:space="0"/>
              <w:right w:val="single" w:color="CAD4E1" w:sz="4" w:space="0"/>
            </w:tcBorders>
            <w:shd w:val="clear" w:color="auto" w:fill="162454"/>
            <w:tcMar/>
          </w:tcPr>
          <w:p w14:paraId="5C56F8E8" wp14:textId="77777777">
            <w:pPr>
              <w:pStyle w:val="TableParagraph"/>
              <w:ind w:left="1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z w:val="19"/>
              </w:rPr>
              <w:t>Possible </w:t>
            </w:r>
            <w:r>
              <w:rPr>
                <w:rFonts w:ascii="Arial"/>
                <w:b/>
                <w:color w:val="1D283B"/>
                <w:spacing w:val="-4"/>
                <w:sz w:val="19"/>
              </w:rPr>
              <w:t>role</w:t>
            </w:r>
          </w:p>
        </w:tc>
        <w:tc>
          <w:tcPr>
            <w:tcW w:w="721" w:type="dxa"/>
            <w:vMerge w:val="restart"/>
            <w:tcBorders>
              <w:top w:val="nil"/>
              <w:left w:val="single" w:color="CAD4E1" w:sz="4" w:space="0"/>
              <w:right w:val="nil"/>
            </w:tcBorders>
            <w:tcMar/>
          </w:tcPr>
          <w:p w14:paraId="6BB9E253" wp14:textId="77777777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1F12C10E" w14:paraId="53186A6F" wp14:textId="77777777">
        <w:trPr>
          <w:trHeight w:val="388" w:hRule="atLeast"/>
        </w:trPr>
        <w:tc>
          <w:tcPr>
            <w:tcW w:w="720" w:type="dxa"/>
            <w:vMerge/>
            <w:tcBorders/>
            <w:tcMar/>
          </w:tcPr>
          <w:p w14:paraId="23DE523C" wp14:textId="77777777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color="CAD4E1" w:sz="4" w:space="0"/>
              <w:left w:val="single" w:color="CAD4E1" w:sz="4" w:space="0"/>
              <w:bottom w:val="single" w:color="CAD4E1" w:sz="4" w:space="0"/>
              <w:right w:val="single" w:color="CAD4E1" w:sz="4" w:space="0"/>
            </w:tcBorders>
            <w:tcMar/>
          </w:tcPr>
          <w:p w14:paraId="429E84B6" wp14:textId="77777777">
            <w:pPr>
              <w:pStyle w:val="TableParagraph"/>
              <w:spacing w:before="64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>Embedded </w:t>
            </w:r>
            <w:r>
              <w:rPr>
                <w:color w:val="1D283B"/>
                <w:spacing w:val="-2"/>
                <w:sz w:val="19"/>
              </w:rPr>
              <w:t>device</w:t>
            </w:r>
          </w:p>
        </w:tc>
        <w:tc>
          <w:tcPr>
            <w:tcW w:w="5953" w:type="dxa"/>
            <w:tcBorders>
              <w:top w:val="single" w:color="CAD4E1" w:sz="4" w:space="0"/>
              <w:left w:val="single" w:color="CAD4E1" w:sz="4" w:space="0"/>
              <w:bottom w:val="single" w:color="CAD4E1" w:sz="4" w:space="0"/>
              <w:right w:val="single" w:color="CAD4E1" w:sz="4" w:space="0"/>
            </w:tcBorders>
            <w:tcMar/>
          </w:tcPr>
          <w:p w14:paraId="66B0989E" wp14:textId="77777777">
            <w:pPr>
              <w:pStyle w:val="TableParagraph"/>
              <w:spacing w:before="64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>Reads an attendance event from a sensor or identification </w:t>
            </w:r>
            <w:r>
              <w:rPr>
                <w:color w:val="1D283B"/>
                <w:spacing w:val="-2"/>
                <w:sz w:val="19"/>
              </w:rPr>
              <w:t>device.</w:t>
            </w:r>
          </w:p>
        </w:tc>
        <w:tc>
          <w:tcPr>
            <w:tcW w:w="721" w:type="dxa"/>
            <w:vMerge/>
            <w:tcBorders/>
            <w:tcMar/>
          </w:tcPr>
          <w:p w14:paraId="52E56223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1F12C10E" w14:paraId="43EA9FBA" wp14:textId="77777777">
        <w:trPr>
          <w:trHeight w:val="672" w:hRule="atLeast"/>
        </w:trPr>
        <w:tc>
          <w:tcPr>
            <w:tcW w:w="720" w:type="dxa"/>
            <w:vMerge/>
            <w:tcBorders/>
            <w:tcMar/>
          </w:tcPr>
          <w:p w14:paraId="07547A01" wp14:textId="77777777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color="CAD4E1" w:sz="4" w:space="0"/>
              <w:left w:val="single" w:color="CAD4E1" w:sz="4" w:space="0"/>
              <w:bottom w:val="single" w:color="CAD4E1" w:sz="4" w:space="0"/>
              <w:right w:val="single" w:color="CAD4E1" w:sz="4" w:space="0"/>
            </w:tcBorders>
            <w:shd w:val="clear" w:color="auto" w:fill="F7F9FB"/>
            <w:tcMar/>
          </w:tcPr>
          <w:p w14:paraId="698277C5" wp14:textId="77777777">
            <w:pPr>
              <w:pStyle w:val="TableParagraph"/>
              <w:spacing w:before="64"/>
              <w:ind w:left="122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Connectivity</w:t>
            </w:r>
          </w:p>
        </w:tc>
        <w:tc>
          <w:tcPr>
            <w:tcW w:w="5953" w:type="dxa"/>
            <w:tcBorders>
              <w:top w:val="single" w:color="CAD4E1" w:sz="4" w:space="0"/>
              <w:left w:val="single" w:color="CAD4E1" w:sz="4" w:space="0"/>
              <w:bottom w:val="single" w:color="CAD4E1" w:sz="4" w:space="0"/>
              <w:right w:val="single" w:color="CAD4E1" w:sz="4" w:space="0"/>
            </w:tcBorders>
            <w:shd w:val="clear" w:color="auto" w:fill="F7F9FB"/>
            <w:tcMar/>
          </w:tcPr>
          <w:p w14:paraId="2287810A" wp14:textId="77777777">
            <w:pPr>
              <w:pStyle w:val="TableParagraph"/>
              <w:spacing w:before="64" w:line="312" w:lineRule="auto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>Transfers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timestamped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attendance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data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through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Wi-Fi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or</w:t>
            </w:r>
            <w:r>
              <w:rPr>
                <w:color w:val="1D283B"/>
                <w:spacing w:val="-6"/>
                <w:sz w:val="19"/>
              </w:rPr>
              <w:t> </w:t>
            </w:r>
            <w:r>
              <w:rPr>
                <w:color w:val="1D283B"/>
                <w:sz w:val="19"/>
              </w:rPr>
              <w:t>another </w:t>
            </w:r>
            <w:r>
              <w:rPr>
                <w:color w:val="1D283B"/>
                <w:spacing w:val="-2"/>
                <w:sz w:val="19"/>
              </w:rPr>
              <w:t>network.</w:t>
            </w:r>
          </w:p>
        </w:tc>
        <w:tc>
          <w:tcPr>
            <w:tcW w:w="721" w:type="dxa"/>
            <w:vMerge/>
            <w:tcBorders/>
            <w:tcMar/>
          </w:tcPr>
          <w:p w14:paraId="5043CB0F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1F12C10E" w14:paraId="66DE0A07" wp14:textId="77777777">
        <w:trPr>
          <w:trHeight w:val="389" w:hRule="atLeast"/>
        </w:trPr>
        <w:tc>
          <w:tcPr>
            <w:tcW w:w="720" w:type="dxa"/>
            <w:vMerge/>
            <w:tcBorders/>
            <w:tcMar/>
          </w:tcPr>
          <w:p w14:paraId="07459315" wp14:textId="77777777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color="CAD4E1" w:sz="4" w:space="0"/>
              <w:left w:val="single" w:color="CAD4E1" w:sz="4" w:space="0"/>
              <w:bottom w:val="single" w:color="CAD4E1" w:sz="4" w:space="0"/>
              <w:right w:val="single" w:color="CAD4E1" w:sz="4" w:space="0"/>
            </w:tcBorders>
            <w:tcMar/>
          </w:tcPr>
          <w:p w14:paraId="343FA436" wp14:textId="77777777">
            <w:pPr>
              <w:pStyle w:val="TableParagraph"/>
              <w:spacing w:before="64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>Server / </w:t>
            </w:r>
            <w:r>
              <w:rPr>
                <w:color w:val="1D283B"/>
                <w:spacing w:val="-5"/>
                <w:sz w:val="19"/>
              </w:rPr>
              <w:t>API</w:t>
            </w:r>
          </w:p>
        </w:tc>
        <w:tc>
          <w:tcPr>
            <w:tcW w:w="5953" w:type="dxa"/>
            <w:tcBorders>
              <w:top w:val="single" w:color="CAD4E1" w:sz="4" w:space="0"/>
              <w:left w:val="single" w:color="CAD4E1" w:sz="4" w:space="0"/>
              <w:bottom w:val="single" w:color="CAD4E1" w:sz="4" w:space="0"/>
              <w:right w:val="single" w:color="CAD4E1" w:sz="4" w:space="0"/>
            </w:tcBorders>
            <w:tcMar/>
          </w:tcPr>
          <w:p w14:paraId="00DFD8B5" wp14:textId="77777777">
            <w:pPr>
              <w:pStyle w:val="TableParagraph"/>
              <w:spacing w:before="64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>Validates and stores attendance </w:t>
            </w:r>
            <w:r>
              <w:rPr>
                <w:color w:val="1D283B"/>
                <w:spacing w:val="-2"/>
                <w:sz w:val="19"/>
              </w:rPr>
              <w:t>records.</w:t>
            </w:r>
          </w:p>
        </w:tc>
        <w:tc>
          <w:tcPr>
            <w:tcW w:w="721" w:type="dxa"/>
            <w:vMerge/>
            <w:tcBorders/>
            <w:tcMar/>
          </w:tcPr>
          <w:p w14:paraId="6537F28F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1F12C10E" w14:paraId="044D3CDC" wp14:textId="77777777">
        <w:trPr>
          <w:trHeight w:val="388" w:hRule="atLeast"/>
        </w:trPr>
        <w:tc>
          <w:tcPr>
            <w:tcW w:w="720" w:type="dxa"/>
            <w:vMerge/>
            <w:tcBorders/>
            <w:tcMar/>
          </w:tcPr>
          <w:p w14:paraId="6DFB9E20" wp14:textId="77777777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color="CAD4E1" w:sz="4" w:space="0"/>
              <w:left w:val="single" w:color="CAD4E1" w:sz="4" w:space="0"/>
              <w:bottom w:val="single" w:color="CAD4E1" w:sz="4" w:space="0"/>
              <w:right w:val="single" w:color="CAD4E1" w:sz="4" w:space="0"/>
            </w:tcBorders>
            <w:shd w:val="clear" w:color="auto" w:fill="F7F9FB"/>
            <w:tcMar/>
          </w:tcPr>
          <w:p w14:paraId="158027AE" wp14:textId="77777777">
            <w:pPr>
              <w:pStyle w:val="TableParagraph"/>
              <w:spacing w:before="64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>Set </w:t>
            </w:r>
            <w:r>
              <w:rPr>
                <w:color w:val="1D283B"/>
                <w:spacing w:val="-2"/>
                <w:sz w:val="19"/>
              </w:rPr>
              <w:t>analysis</w:t>
            </w:r>
          </w:p>
        </w:tc>
        <w:tc>
          <w:tcPr>
            <w:tcW w:w="5953" w:type="dxa"/>
            <w:tcBorders>
              <w:top w:val="single" w:color="CAD4E1" w:sz="4" w:space="0"/>
              <w:left w:val="single" w:color="CAD4E1" w:sz="4" w:space="0"/>
              <w:bottom w:val="single" w:color="CAD4E1" w:sz="4" w:space="0"/>
              <w:right w:val="single" w:color="CAD4E1" w:sz="4" w:space="0"/>
            </w:tcBorders>
            <w:shd w:val="clear" w:color="auto" w:fill="F7F9FB"/>
            <w:tcMar/>
          </w:tcPr>
          <w:p w14:paraId="17B238F1" wp14:textId="77777777">
            <w:pPr>
              <w:pStyle w:val="TableParagraph"/>
              <w:spacing w:before="64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>Converts stored records into sets and applies mathematical </w:t>
            </w:r>
            <w:r>
              <w:rPr>
                <w:color w:val="1D283B"/>
                <w:spacing w:val="-2"/>
                <w:sz w:val="19"/>
              </w:rPr>
              <w:t>rules.</w:t>
            </w:r>
          </w:p>
        </w:tc>
        <w:tc>
          <w:tcPr>
            <w:tcW w:w="721" w:type="dxa"/>
            <w:vMerge/>
            <w:tcBorders/>
            <w:tcMar/>
          </w:tcPr>
          <w:p w14:paraId="70DF9E56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1F12C10E" w14:paraId="78157B85" wp14:textId="77777777">
        <w:trPr>
          <w:trHeight w:val="328" w:hRule="atLeast"/>
        </w:trPr>
        <w:tc>
          <w:tcPr>
            <w:tcW w:w="720" w:type="dxa"/>
            <w:vMerge/>
            <w:tcBorders/>
            <w:tcMar/>
          </w:tcPr>
          <w:p w14:paraId="44E871BC" wp14:textId="77777777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  <w:tcBorders>
              <w:top w:val="single" w:color="CAD4E1" w:sz="4" w:space="0"/>
              <w:left w:val="single" w:color="CAD4E1" w:sz="4" w:space="0"/>
              <w:right w:val="single" w:color="CAD4E1" w:sz="4" w:space="0"/>
            </w:tcBorders>
            <w:tcMar/>
          </w:tcPr>
          <w:p w14:paraId="6C8CF4A1" wp14:textId="77777777">
            <w:pPr>
              <w:pStyle w:val="TableParagraph"/>
              <w:spacing w:before="64"/>
              <w:ind w:left="122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Dashboard</w:t>
            </w:r>
          </w:p>
        </w:tc>
        <w:tc>
          <w:tcPr>
            <w:tcW w:w="5953" w:type="dxa"/>
            <w:tcBorders>
              <w:top w:val="single" w:color="CAD4E1" w:sz="4" w:space="0"/>
              <w:left w:val="single" w:color="CAD4E1" w:sz="4" w:space="0"/>
              <w:right w:val="single" w:color="CAD4E1" w:sz="4" w:space="0"/>
            </w:tcBorders>
            <w:tcMar/>
          </w:tcPr>
          <w:p w14:paraId="76810C76" wp14:textId="77777777">
            <w:pPr>
              <w:pStyle w:val="TableParagraph"/>
              <w:spacing w:before="64"/>
              <w:ind w:left="122"/>
              <w:rPr>
                <w:sz w:val="19"/>
              </w:rPr>
            </w:pPr>
            <w:r>
              <w:rPr>
                <w:color w:val="1D283B"/>
                <w:sz w:val="19"/>
              </w:rPr>
              <w:t>Shows attendance summaries and alerts to authorised </w:t>
            </w:r>
            <w:r>
              <w:rPr>
                <w:color w:val="1D283B"/>
                <w:spacing w:val="-2"/>
                <w:sz w:val="19"/>
              </w:rPr>
              <w:t>users.</w:t>
            </w:r>
          </w:p>
        </w:tc>
        <w:tc>
          <w:tcPr>
            <w:tcW w:w="721" w:type="dxa"/>
            <w:vMerge/>
            <w:tcBorders/>
            <w:tcMar/>
          </w:tcPr>
          <w:p w14:paraId="144A5D23" wp14:textId="77777777">
            <w:pPr>
              <w:rPr>
                <w:sz w:val="2"/>
                <w:szCs w:val="2"/>
              </w:rPr>
            </w:pPr>
          </w:p>
        </w:tc>
      </w:tr>
      <w:tr xmlns:wp14="http://schemas.microsoft.com/office/word/2010/wordml" w:rsidTr="1F12C10E" w14:paraId="4389AE97" wp14:textId="77777777">
        <w:trPr>
          <w:trHeight w:val="780"/>
        </w:trPr>
        <w:tc>
          <w:tcPr>
            <w:tcW w:w="9945" w:type="dxa"/>
            <w:gridSpan w:val="4"/>
            <w:shd w:val="clear" w:color="auto" w:fill="EFF6FF"/>
            <w:tcMar/>
          </w:tcPr>
          <w:p w14:paraId="49D4E132" wp14:textId="77777777">
            <w:pPr>
              <w:pStyle w:val="TableParagraph"/>
              <w:spacing w:before="169" w:line="312" w:lineRule="auto"/>
              <w:ind w:left="159" w:right="745"/>
            </w:pP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Privacy,</w:t>
            </w:r>
            <w:r w:rsidRPr="1F12C10E" w:rsidR="1F12C10E">
              <w:rPr>
                <w:rFonts w:ascii="Arial"/>
                <w:b w:val="1"/>
                <w:bCs w:val="1"/>
                <w:color w:val="162454"/>
                <w:spacing w:val="-14"/>
                <w:w w:val="105"/>
                <w:sz w:val="18"/>
                <w:szCs w:val="18"/>
              </w:rPr>
              <w:t xml:space="preserve"> </w:t>
            </w: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consent,</w:t>
            </w:r>
            <w:r w:rsidRPr="1F12C10E" w:rsidR="1F12C10E">
              <w:rPr>
                <w:rFonts w:ascii="Arial"/>
                <w:b w:val="1"/>
                <w:bCs w:val="1"/>
                <w:color w:val="162454"/>
                <w:spacing w:val="-13"/>
                <w:w w:val="105"/>
                <w:sz w:val="18"/>
                <w:szCs w:val="18"/>
              </w:rPr>
              <w:t xml:space="preserve"> </w:t>
            </w: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data</w:t>
            </w:r>
            <w:r w:rsidRPr="1F12C10E" w:rsidR="1F12C10E">
              <w:rPr>
                <w:rFonts w:ascii="Arial"/>
                <w:b w:val="1"/>
                <w:bCs w:val="1"/>
                <w:color w:val="162454"/>
                <w:spacing w:val="-13"/>
                <w:w w:val="105"/>
                <w:sz w:val="18"/>
                <w:szCs w:val="18"/>
              </w:rPr>
              <w:t xml:space="preserve"> </w:t>
            </w: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minimisation</w:t>
            </w:r>
            <w:r w:rsidRPr="1F12C10E" w:rsidR="1F12C10E">
              <w:rPr>
                <w:rFonts w:ascii="Arial"/>
                <w:b w:val="1"/>
                <w:bCs w:val="1"/>
                <w:color w:val="162454"/>
                <w:spacing w:val="-13"/>
                <w:w w:val="105"/>
                <w:sz w:val="18"/>
                <w:szCs w:val="18"/>
              </w:rPr>
              <w:t xml:space="preserve"> </w:t>
            </w: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and</w:t>
            </w:r>
            <w:r w:rsidRPr="1F12C10E" w:rsidR="1F12C10E">
              <w:rPr>
                <w:rFonts w:ascii="Arial"/>
                <w:b w:val="1"/>
                <w:bCs w:val="1"/>
                <w:color w:val="162454"/>
                <w:spacing w:val="-13"/>
                <w:w w:val="105"/>
                <w:sz w:val="18"/>
                <w:szCs w:val="18"/>
              </w:rPr>
              <w:t xml:space="preserve"> </w:t>
            </w: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institutional</w:t>
            </w:r>
            <w:r w:rsidRPr="1F12C10E" w:rsidR="1F12C10E">
              <w:rPr>
                <w:rFonts w:ascii="Arial"/>
                <w:b w:val="1"/>
                <w:bCs w:val="1"/>
                <w:color w:val="162454"/>
                <w:spacing w:val="-13"/>
                <w:w w:val="105"/>
                <w:sz w:val="18"/>
                <w:szCs w:val="18"/>
              </w:rPr>
              <w:t xml:space="preserve"> </w:t>
            </w: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policies</w:t>
            </w:r>
            <w:r w:rsidRPr="1F12C10E" w:rsidR="1F12C10E">
              <w:rPr>
                <w:rFonts w:ascii="Arial"/>
                <w:b w:val="1"/>
                <w:bCs w:val="1"/>
                <w:color w:val="162454"/>
                <w:spacing w:val="-13"/>
                <w:w w:val="105"/>
                <w:sz w:val="18"/>
                <w:szCs w:val="18"/>
              </w:rPr>
              <w:t xml:space="preserve"> </w:t>
            </w: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should</w:t>
            </w:r>
            <w:r w:rsidRPr="1F12C10E" w:rsidR="1F12C10E">
              <w:rPr>
                <w:rFonts w:ascii="Arial"/>
                <w:b w:val="1"/>
                <w:bCs w:val="1"/>
                <w:color w:val="162454"/>
                <w:spacing w:val="-14"/>
                <w:w w:val="105"/>
                <w:sz w:val="18"/>
                <w:szCs w:val="18"/>
              </w:rPr>
              <w:t xml:space="preserve"> </w:t>
            </w: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be</w:t>
            </w:r>
            <w:r w:rsidRPr="1F12C10E" w:rsidR="1F12C10E">
              <w:rPr>
                <w:rFonts w:ascii="Arial"/>
                <w:b w:val="1"/>
                <w:bCs w:val="1"/>
                <w:color w:val="162454"/>
                <w:spacing w:val="-13"/>
                <w:w w:val="105"/>
                <w:sz w:val="18"/>
                <w:szCs w:val="18"/>
              </w:rPr>
              <w:t xml:space="preserve"> </w:t>
            </w: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considered</w:t>
            </w:r>
            <w:r w:rsidRPr="1F12C10E" w:rsidR="1F12C10E">
              <w:rPr>
                <w:rFonts w:ascii="Arial"/>
                <w:b w:val="1"/>
                <w:bCs w:val="1"/>
                <w:color w:val="162454"/>
                <w:spacing w:val="-13"/>
                <w:w w:val="105"/>
                <w:sz w:val="18"/>
                <w:szCs w:val="18"/>
              </w:rPr>
              <w:t xml:space="preserve"> </w:t>
            </w: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when</w:t>
            </w:r>
            <w:r w:rsidRPr="1F12C10E" w:rsidR="1F12C10E">
              <w:rPr>
                <w:rFonts w:ascii="Arial"/>
                <w:b w:val="1"/>
                <w:bCs w:val="1"/>
                <w:color w:val="162454"/>
                <w:spacing w:val="-13"/>
                <w:w w:val="105"/>
                <w:sz w:val="18"/>
                <w:szCs w:val="18"/>
              </w:rPr>
              <w:t xml:space="preserve"> </w:t>
            </w: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biometric</w:t>
            </w:r>
            <w:r w:rsidRPr="1F12C10E" w:rsidR="1F12C10E">
              <w:rPr>
                <w:rFonts w:ascii="Arial"/>
                <w:b w:val="1"/>
                <w:bCs w:val="1"/>
                <w:color w:val="162454"/>
                <w:spacing w:val="-13"/>
                <w:w w:val="105"/>
                <w:sz w:val="18"/>
                <w:szCs w:val="18"/>
              </w:rPr>
              <w:t xml:space="preserve"> </w:t>
            </w:r>
            <w:r w:rsidRPr="1F12C10E" w:rsidR="1F12C10E">
              <w:rPr>
                <w:rFonts w:ascii="Arial"/>
                <w:b w:val="1"/>
                <w:bCs w:val="1"/>
                <w:color w:val="162454"/>
                <w:w w:val="105"/>
                <w:sz w:val="18"/>
                <w:szCs w:val="18"/>
              </w:rPr>
              <w:t>or camera-based attendance technologies are used.</w:t>
            </w:r>
          </w:p>
        </w:tc>
      </w:tr>
    </w:tbl>
    <w:p xmlns:wp14="http://schemas.microsoft.com/office/word/2010/wordml" w14:paraId="44CD1EC2" wp14:textId="71D9350C">
      <w:pPr>
        <w:pStyle w:val="Heading1"/>
        <w:numPr>
          <w:ilvl w:val="0"/>
          <w:numId w:val="2"/>
        </w:numPr>
        <w:tabs>
          <w:tab w:val="left" w:leader="none" w:pos="823"/>
        </w:tabs>
        <w:spacing w:before="19" w:after="0" w:line="240" w:lineRule="auto"/>
        <w:ind w:left="823" w:right="0" w:hanging="533"/>
        <w:jc w:val="left"/>
        <w:rPr/>
      </w:pPr>
      <w:r w:rsidRPr="1F12C10E" w:rsidR="1F12C10E">
        <w:rPr>
          <w:color w:val="162454"/>
        </w:rPr>
        <w:t xml:space="preserve">Software </w:t>
      </w:r>
      <w:r w:rsidRPr="1F12C10E" w:rsidR="1F12C10E">
        <w:rPr>
          <w:color w:val="162454"/>
        </w:rPr>
        <w:t>Requirement</w:t>
      </w:r>
    </w:p>
    <w:p xmlns:wp14="http://schemas.microsoft.com/office/word/2010/wordml" w14:paraId="738610EB" wp14:textId="77777777">
      <w:pPr>
        <w:pStyle w:val="BodyText"/>
        <w:spacing w:before="4"/>
        <w:rPr>
          <w:rFonts w:ascii="Arial"/>
          <w:b/>
          <w:sz w:val="16"/>
        </w:rPr>
      </w:pPr>
    </w:p>
    <w:tbl>
      <w:tblPr>
        <w:tblW w:w="0" w:type="auto"/>
        <w:jc w:val="left"/>
        <w:tblInd w:w="856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1"/>
        <w:gridCol w:w="3118"/>
        <w:gridCol w:w="3005"/>
      </w:tblGrid>
      <w:tr xmlns:wp14="http://schemas.microsoft.com/office/word/2010/wordml" w:rsidTr="1F12C10E" w14:paraId="2DC0601F" wp14:textId="77777777">
        <w:trPr>
          <w:trHeight w:val="393" w:hRule="atLeast"/>
        </w:trPr>
        <w:tc>
          <w:tcPr>
            <w:tcW w:w="2381" w:type="dxa"/>
            <w:shd w:val="clear" w:color="auto" w:fill="162454"/>
            <w:tcMar/>
          </w:tcPr>
          <w:p w14:paraId="7627B49D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Requirement</w:t>
            </w:r>
          </w:p>
        </w:tc>
        <w:tc>
          <w:tcPr>
            <w:tcW w:w="3118" w:type="dxa"/>
            <w:shd w:val="clear" w:color="auto" w:fill="162454"/>
            <w:tcMar/>
          </w:tcPr>
          <w:p w14:paraId="3362190C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z w:val="19"/>
              </w:rPr>
              <w:t>Suggested </w:t>
            </w:r>
            <w:r>
              <w:rPr>
                <w:rFonts w:ascii="Arial"/>
                <w:b/>
                <w:color w:val="1D283B"/>
                <w:spacing w:val="-2"/>
                <w:sz w:val="19"/>
              </w:rPr>
              <w:t>option</w:t>
            </w:r>
          </w:p>
        </w:tc>
        <w:tc>
          <w:tcPr>
            <w:tcW w:w="3005" w:type="dxa"/>
            <w:shd w:val="clear" w:color="auto" w:fill="162454"/>
            <w:tcMar/>
          </w:tcPr>
          <w:p w14:paraId="39EC13BE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Purpose</w:t>
            </w:r>
          </w:p>
        </w:tc>
      </w:tr>
      <w:tr xmlns:wp14="http://schemas.microsoft.com/office/word/2010/wordml" w:rsidTr="1F12C10E" w14:paraId="37E21889" wp14:textId="77777777">
        <w:trPr>
          <w:trHeight w:val="677" w:hRule="atLeast"/>
        </w:trPr>
        <w:tc>
          <w:tcPr>
            <w:tcW w:w="2381" w:type="dxa"/>
            <w:tcMar/>
          </w:tcPr>
          <w:p w14:paraId="3D8B8291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Programming </w:t>
            </w:r>
            <w:r>
              <w:rPr>
                <w:color w:val="1D283B"/>
                <w:spacing w:val="-2"/>
                <w:sz w:val="19"/>
              </w:rPr>
              <w:t>language</w:t>
            </w:r>
          </w:p>
        </w:tc>
        <w:tc>
          <w:tcPr>
            <w:tcW w:w="3118" w:type="dxa"/>
            <w:tcMar/>
          </w:tcPr>
          <w:p w14:paraId="3055624F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Python </w:t>
            </w:r>
            <w:r>
              <w:rPr>
                <w:color w:val="1D283B"/>
                <w:spacing w:val="-5"/>
                <w:sz w:val="19"/>
              </w:rPr>
              <w:t>3.x</w:t>
            </w:r>
          </w:p>
        </w:tc>
        <w:tc>
          <w:tcPr>
            <w:tcW w:w="3005" w:type="dxa"/>
            <w:tcMar/>
          </w:tcPr>
          <w:p w14:paraId="468A8CA6" wp14:textId="77777777">
            <w:pPr>
              <w:pStyle w:val="TableParagraph"/>
              <w:spacing w:line="312" w:lineRule="auto"/>
              <w:rPr>
                <w:sz w:val="19"/>
              </w:rPr>
            </w:pPr>
            <w:r>
              <w:rPr>
                <w:color w:val="1D283B"/>
                <w:sz w:val="19"/>
              </w:rPr>
              <w:t>Set</w:t>
            </w:r>
            <w:r>
              <w:rPr>
                <w:color w:val="1D283B"/>
                <w:spacing w:val="-13"/>
                <w:sz w:val="19"/>
              </w:rPr>
              <w:t> </w:t>
            </w:r>
            <w:r>
              <w:rPr>
                <w:color w:val="1D283B"/>
                <w:sz w:val="19"/>
              </w:rPr>
              <w:t>operations,</w:t>
            </w:r>
            <w:r>
              <w:rPr>
                <w:color w:val="1D283B"/>
                <w:spacing w:val="-13"/>
                <w:sz w:val="19"/>
              </w:rPr>
              <w:t> </w:t>
            </w:r>
            <w:r>
              <w:rPr>
                <w:color w:val="1D283B"/>
                <w:sz w:val="19"/>
              </w:rPr>
              <w:t>calculations</w:t>
            </w:r>
            <w:r>
              <w:rPr>
                <w:color w:val="1D283B"/>
                <w:spacing w:val="-13"/>
                <w:sz w:val="19"/>
              </w:rPr>
              <w:t> </w:t>
            </w:r>
            <w:r>
              <w:rPr>
                <w:color w:val="1D283B"/>
                <w:sz w:val="19"/>
              </w:rPr>
              <w:t>and </w:t>
            </w:r>
            <w:r>
              <w:rPr>
                <w:color w:val="1D283B"/>
                <w:spacing w:val="-2"/>
                <w:sz w:val="19"/>
              </w:rPr>
              <w:t>reporting</w:t>
            </w:r>
          </w:p>
        </w:tc>
      </w:tr>
      <w:tr xmlns:wp14="http://schemas.microsoft.com/office/word/2010/wordml" w:rsidTr="1F12C10E" w14:paraId="7D6D2ACA" wp14:textId="77777777">
        <w:trPr>
          <w:trHeight w:val="678" w:hRule="atLeast"/>
        </w:trPr>
        <w:tc>
          <w:tcPr>
            <w:tcW w:w="2381" w:type="dxa"/>
            <w:shd w:val="clear" w:color="auto" w:fill="F7F9FB"/>
            <w:tcMar/>
          </w:tcPr>
          <w:p w14:paraId="4010D7B1" wp14:textId="77777777">
            <w:pPr>
              <w:pStyle w:val="TableParagraph"/>
              <w:spacing w:line="312" w:lineRule="auto"/>
              <w:ind w:right="150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Development environment</w:t>
            </w:r>
          </w:p>
        </w:tc>
        <w:tc>
          <w:tcPr>
            <w:tcW w:w="3118" w:type="dxa"/>
            <w:shd w:val="clear" w:color="auto" w:fill="F7F9FB"/>
            <w:tcMar/>
          </w:tcPr>
          <w:p w14:paraId="195A09F6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VS Code / PyCharm / </w:t>
            </w:r>
            <w:r>
              <w:rPr>
                <w:color w:val="1D283B"/>
                <w:spacing w:val="-2"/>
                <w:sz w:val="19"/>
              </w:rPr>
              <w:t>Jupyter</w:t>
            </w:r>
          </w:p>
        </w:tc>
        <w:tc>
          <w:tcPr>
            <w:tcW w:w="3005" w:type="dxa"/>
            <w:shd w:val="clear" w:color="auto" w:fill="F7F9FB"/>
            <w:tcMar/>
          </w:tcPr>
          <w:p w14:paraId="18B04C66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Development and </w:t>
            </w:r>
            <w:r>
              <w:rPr>
                <w:color w:val="1D283B"/>
                <w:spacing w:val="-2"/>
                <w:sz w:val="19"/>
              </w:rPr>
              <w:t>testing</w:t>
            </w:r>
          </w:p>
        </w:tc>
      </w:tr>
      <w:tr xmlns:wp14="http://schemas.microsoft.com/office/word/2010/wordml" w:rsidTr="1F12C10E" w14:paraId="2E2348D7" wp14:textId="77777777">
        <w:trPr>
          <w:trHeight w:val="393" w:hRule="atLeast"/>
        </w:trPr>
        <w:tc>
          <w:tcPr>
            <w:tcW w:w="2381" w:type="dxa"/>
            <w:tcMar/>
          </w:tcPr>
          <w:p w14:paraId="7217048E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Libraries</w:t>
            </w:r>
          </w:p>
        </w:tc>
        <w:tc>
          <w:tcPr>
            <w:tcW w:w="3118" w:type="dxa"/>
            <w:tcMar/>
          </w:tcPr>
          <w:p w14:paraId="086303C4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pandas, matplotlib </w:t>
            </w:r>
            <w:r>
              <w:rPr>
                <w:color w:val="1D283B"/>
                <w:spacing w:val="-2"/>
                <w:sz w:val="19"/>
              </w:rPr>
              <w:t>(optional)</w:t>
            </w:r>
          </w:p>
        </w:tc>
        <w:tc>
          <w:tcPr>
            <w:tcW w:w="3005" w:type="dxa"/>
            <w:tcMar/>
          </w:tcPr>
          <w:p w14:paraId="5F07DB8D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Data handling and </w:t>
            </w:r>
            <w:r>
              <w:rPr>
                <w:color w:val="1D283B"/>
                <w:spacing w:val="-2"/>
                <w:sz w:val="19"/>
              </w:rPr>
              <w:t>visualisation</w:t>
            </w:r>
          </w:p>
        </w:tc>
      </w:tr>
      <w:tr xmlns:wp14="http://schemas.microsoft.com/office/word/2010/wordml" w:rsidTr="1F12C10E" w14:paraId="47C7005C" wp14:textId="77777777">
        <w:trPr>
          <w:trHeight w:val="393" w:hRule="atLeast"/>
        </w:trPr>
        <w:tc>
          <w:tcPr>
            <w:tcW w:w="2381" w:type="dxa"/>
            <w:shd w:val="clear" w:color="auto" w:fill="F7F9FB"/>
            <w:tcMar/>
          </w:tcPr>
          <w:p w14:paraId="53EAFB8C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Storage</w:t>
            </w:r>
          </w:p>
        </w:tc>
        <w:tc>
          <w:tcPr>
            <w:tcW w:w="3118" w:type="dxa"/>
            <w:shd w:val="clear" w:color="auto" w:fill="F7F9FB"/>
            <w:tcMar/>
          </w:tcPr>
          <w:p w14:paraId="682BAB09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CSV / SQLite / </w:t>
            </w:r>
            <w:r>
              <w:rPr>
                <w:color w:val="1D283B"/>
                <w:spacing w:val="-2"/>
                <w:sz w:val="19"/>
              </w:rPr>
              <w:t>MySQL</w:t>
            </w:r>
          </w:p>
        </w:tc>
        <w:tc>
          <w:tcPr>
            <w:tcW w:w="3005" w:type="dxa"/>
            <w:shd w:val="clear" w:color="auto" w:fill="F7F9FB"/>
            <w:tcMar/>
          </w:tcPr>
          <w:p w14:paraId="79128E47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Persistent attendance </w:t>
            </w:r>
            <w:r>
              <w:rPr>
                <w:color w:val="1D283B"/>
                <w:spacing w:val="-2"/>
                <w:sz w:val="19"/>
              </w:rPr>
              <w:t>records</w:t>
            </w:r>
          </w:p>
        </w:tc>
      </w:tr>
      <w:tr xmlns:wp14="http://schemas.microsoft.com/office/word/2010/wordml" w:rsidTr="1F12C10E" w14:paraId="4CC47998" wp14:textId="77777777">
        <w:trPr>
          <w:trHeight w:val="678" w:hRule="atLeast"/>
        </w:trPr>
        <w:tc>
          <w:tcPr>
            <w:tcW w:w="2381" w:type="dxa"/>
            <w:tcMar/>
          </w:tcPr>
          <w:p w14:paraId="724AC6D2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Frontend </w:t>
            </w:r>
            <w:r>
              <w:rPr>
                <w:color w:val="1D283B"/>
                <w:spacing w:val="-2"/>
                <w:sz w:val="19"/>
              </w:rPr>
              <w:t>(optional)</w:t>
            </w:r>
          </w:p>
        </w:tc>
        <w:tc>
          <w:tcPr>
            <w:tcW w:w="3118" w:type="dxa"/>
            <w:tcMar/>
          </w:tcPr>
          <w:p w14:paraId="4DFACCE8" wp14:textId="77777777">
            <w:pPr>
              <w:pStyle w:val="TableParagraph"/>
              <w:spacing w:line="312" w:lineRule="auto"/>
              <w:ind w:right="204"/>
              <w:rPr>
                <w:sz w:val="19"/>
              </w:rPr>
            </w:pPr>
            <w:r>
              <w:rPr>
                <w:color w:val="1D283B"/>
                <w:sz w:val="19"/>
              </w:rPr>
              <w:t>HTML,</w:t>
            </w:r>
            <w:r>
              <w:rPr>
                <w:color w:val="1D283B"/>
                <w:spacing w:val="-13"/>
                <w:sz w:val="19"/>
              </w:rPr>
              <w:t> </w:t>
            </w:r>
            <w:r>
              <w:rPr>
                <w:color w:val="1D283B"/>
                <w:sz w:val="19"/>
              </w:rPr>
              <w:t>CSS,</w:t>
            </w:r>
            <w:r>
              <w:rPr>
                <w:color w:val="1D283B"/>
                <w:spacing w:val="-13"/>
                <w:sz w:val="19"/>
              </w:rPr>
              <w:t> </w:t>
            </w:r>
            <w:r>
              <w:rPr>
                <w:color w:val="1D283B"/>
                <w:sz w:val="19"/>
              </w:rPr>
              <w:t>JavaScript</w:t>
            </w:r>
            <w:r>
              <w:rPr>
                <w:color w:val="1D283B"/>
                <w:spacing w:val="-13"/>
                <w:sz w:val="19"/>
              </w:rPr>
              <w:t> </w:t>
            </w:r>
            <w:r>
              <w:rPr>
                <w:color w:val="1D283B"/>
                <w:sz w:val="19"/>
              </w:rPr>
              <w:t>/ </w:t>
            </w:r>
            <w:r>
              <w:rPr>
                <w:color w:val="1D283B"/>
                <w:spacing w:val="-2"/>
                <w:sz w:val="19"/>
              </w:rPr>
              <w:t>Streamlit</w:t>
            </w:r>
          </w:p>
        </w:tc>
        <w:tc>
          <w:tcPr>
            <w:tcW w:w="3005" w:type="dxa"/>
            <w:tcMar/>
          </w:tcPr>
          <w:p w14:paraId="2D5FAEA9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Interactive </w:t>
            </w:r>
            <w:r>
              <w:rPr>
                <w:color w:val="1D283B"/>
                <w:spacing w:val="-2"/>
                <w:sz w:val="19"/>
              </w:rPr>
              <w:t>dashboard</w:t>
            </w:r>
          </w:p>
        </w:tc>
      </w:tr>
    </w:tbl>
    <w:p w:rsidR="1F12C10E" w:rsidP="1F12C10E" w:rsidRDefault="1F12C10E" w14:paraId="34201B43" w14:textId="2FFC129B">
      <w:pPr>
        <w:spacing w:before="152"/>
        <w:ind w:left="290" w:right="0" w:firstLine="0"/>
        <w:jc w:val="left"/>
        <w:rPr>
          <w:rFonts w:ascii="Arial"/>
          <w:b w:val="1"/>
          <w:bCs w:val="1"/>
          <w:color w:val="2462EB"/>
          <w:sz w:val="23"/>
          <w:szCs w:val="23"/>
        </w:rPr>
      </w:pPr>
    </w:p>
    <w:p w:rsidR="1F12C10E" w:rsidP="1F12C10E" w:rsidRDefault="1F12C10E" w14:paraId="7BFBCD1F" w14:textId="6E3CCC87">
      <w:pPr>
        <w:spacing w:before="152"/>
        <w:ind w:left="290" w:right="0" w:firstLine="0"/>
        <w:jc w:val="left"/>
        <w:rPr>
          <w:rFonts w:ascii="Arial"/>
          <w:b w:val="1"/>
          <w:bCs w:val="1"/>
          <w:color w:val="2462EB"/>
          <w:sz w:val="23"/>
          <w:szCs w:val="23"/>
        </w:rPr>
      </w:pPr>
    </w:p>
    <w:p w:rsidR="1F12C10E" w:rsidP="1F12C10E" w:rsidRDefault="1F12C10E" w14:paraId="6E150983" w14:textId="004E32C9">
      <w:pPr>
        <w:spacing w:before="152"/>
        <w:ind w:left="290" w:right="0" w:firstLine="0"/>
        <w:jc w:val="left"/>
        <w:rPr>
          <w:rFonts w:ascii="Arial"/>
          <w:b w:val="1"/>
          <w:bCs w:val="1"/>
          <w:color w:val="2462EB"/>
          <w:sz w:val="23"/>
          <w:szCs w:val="23"/>
        </w:rPr>
      </w:pPr>
    </w:p>
    <w:p w:rsidR="1F12C10E" w:rsidP="1F12C10E" w:rsidRDefault="1F12C10E" w14:paraId="218707EF" w14:textId="6907348D">
      <w:pPr>
        <w:spacing w:before="152"/>
        <w:ind w:left="290" w:right="0" w:firstLine="0"/>
        <w:jc w:val="left"/>
        <w:rPr>
          <w:rFonts w:ascii="Arial"/>
          <w:b w:val="1"/>
          <w:bCs w:val="1"/>
          <w:color w:val="2462EB"/>
          <w:sz w:val="23"/>
          <w:szCs w:val="23"/>
        </w:rPr>
      </w:pPr>
    </w:p>
    <w:p xmlns:wp14="http://schemas.microsoft.com/office/word/2010/wordml" w:rsidP="1F12C10E" w14:paraId="55A63574" wp14:textId="77777777">
      <w:pPr>
        <w:spacing w:before="152"/>
        <w:ind w:left="290" w:right="0" w:firstLine="0"/>
        <w:jc w:val="left"/>
        <w:rPr>
          <w:rFonts w:ascii="Arial"/>
          <w:b w:val="1"/>
          <w:bCs w:val="1"/>
          <w:sz w:val="23"/>
          <w:szCs w:val="23"/>
        </w:rPr>
      </w:pPr>
      <w:r w:rsidRPr="1F12C10E" w:rsidR="1F12C10E">
        <w:rPr>
          <w:rFonts w:ascii="Arial"/>
          <w:b w:val="1"/>
          <w:bCs w:val="1"/>
          <w:color w:val="2462EB"/>
          <w:sz w:val="23"/>
          <w:szCs w:val="23"/>
        </w:rPr>
        <w:t xml:space="preserve">Illustrative Python set </w:t>
      </w:r>
      <w:r w:rsidRPr="1F12C10E" w:rsidR="1F12C10E">
        <w:rPr>
          <w:rFonts w:ascii="Arial"/>
          <w:b w:val="1"/>
          <w:bCs w:val="1"/>
          <w:color w:val="2462EB"/>
          <w:spacing w:val="-2"/>
          <w:sz w:val="23"/>
          <w:szCs w:val="23"/>
        </w:rPr>
        <w:t>logic</w:t>
      </w:r>
    </w:p>
    <w:p xmlns:wp14="http://schemas.microsoft.com/office/word/2010/wordml" w:rsidP="1F12C10E" w14:paraId="637805D2" wp14:textId="1C49CA5D">
      <w:pPr>
        <w:pStyle w:val="BodyText"/>
        <w:rPr>
          <w:rFonts w:ascii="Arial"/>
          <w:b w:val="1"/>
          <w:bCs w:val="1"/>
          <w:color w:val="2462EB"/>
          <w:sz w:val="23"/>
          <w:szCs w:val="23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14="http://schemas.microsoft.com/office/word/2010/wordprocessingDrawing" xmlns:wp="http://schemas.openxmlformats.org/drawingml/2006/wordprocessingDrawing" distT="0" distB="0" distL="0" distR="0" wp14:anchorId="2DFBC683" wp14:editId="7421F065">
                <wp:extent xmlns:wp="http://schemas.openxmlformats.org/drawingml/2006/wordprocessingDrawing" cx="5832475" cy="685800"/>
                <wp:effectExtent xmlns:wp="http://schemas.openxmlformats.org/drawingml/2006/wordprocessingDrawing" l="0" t="0" r="0" b="0"/>
                <wp:docPr xmlns:wp="http://schemas.openxmlformats.org/drawingml/2006/wordprocessingDrawing" id="157597868" name="Textbox 46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Pr id="46" name="Textbox 46"/>
                      <wps:cNvSpPr txBox="1"/>
                      <wps:spPr>
                        <a:xfrm>
                          <a:off x="0" y="0"/>
                          <a:ext cx="5832475" cy="685800"/>
                        </a:xfrm>
                        <a:prstGeom prst="rect">
                          <a:avLst/>
                        </a:prstGeom>
                        <a:solidFill>
                          <a:srgbClr val="F7F9FB"/>
                        </a:solidFill>
                        <a:ln w="6350">
                          <a:solidFill>
                            <a:srgbClr val="CAD4E1"/>
                          </a:solidFill>
                          <a:prstDash val="solid"/>
                        </a:ln>
                      </wps:spPr>
                      <wps:txbx>
                        <w:txbxContent xmlns:w="http://schemas.openxmlformats.org/wordprocessingml/2006/main">
                          <w:p xmlns:wp14="http://schemas.microsoft.com/office/word/2010/wordml" xmlns:w14="http://schemas.microsoft.com/office/word/2010/wordml" w14:paraId="612C9924" wp14:textId="77777777">
                            <w:pPr>
                              <w:spacing w:before="158"/>
                              <w:ind w:left="13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students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{"S1",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"S2",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"S3",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"S4",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"S5"}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present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{"S1",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"S2",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"S4"}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eligible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{"S1",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"S2",</w:t>
                            </w:r>
                            <w:r>
                              <w:rPr>
                                <w:rFonts w:ascii="Courier New"/>
                                <w:color w:val="1D283B"/>
                                <w:spacing w:val="-2"/>
                                <w:sz w:val="15"/>
                              </w:rPr>
                              <w:t>"S3"}</w:t>
                            </w:r>
                          </w:p>
                          <w:p xmlns:wp14="http://schemas.microsoft.com/office/word/2010/wordml" xmlns:w14="http://schemas.microsoft.com/office/word/2010/wordml" w14:paraId="7F4AA112" wp14:textId="77777777">
                            <w:pPr>
                              <w:spacing w:before="30"/>
                              <w:ind w:left="13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present_and_eligible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present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eligible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not_eligible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students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eligible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either_group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D283B"/>
                                <w:spacing w:val="-2"/>
                                <w:sz w:val="15"/>
                              </w:rPr>
                              <w:t>present</w:t>
                            </w:r>
                          </w:p>
                          <w:p xmlns:wp14="http://schemas.microsoft.com/office/word/2010/wordml" xmlns:w14="http://schemas.microsoft.com/office/word/2010/wordml" w14:paraId="0E568770" wp14:textId="77777777">
                            <w:pPr>
                              <w:spacing w:before="30" w:line="283" w:lineRule="auto"/>
                              <w:ind w:left="13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|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eligible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print("Present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&amp;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eligible:",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present_and_eligible)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print("Not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eligible:",</w:t>
                            </w:r>
                            <w:r>
                              <w:rPr>
                                <w:rFonts w:ascii="Courier New"/>
                                <w:color w:val="1D283B"/>
                                <w:sz w:val="15"/>
                              </w:rPr>
                              <w:t>not_eligible) print("Union:", either_group)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40078C37">
              <v:shape xmlns:v="urn:schemas-microsoft-com:vml" id="docshape45" style="position:absolute;margin-left:86.023621pt;margin-top:19.89996pt;width:459.25pt;height:54pt;mso-position-horizontal-relative:page;mso-position-vertical-relative:paragraph;z-index:15730688" filled="true" fillcolor="#f7f9fb" stroked="true" strokecolor="#cad4e1" strokeweight=".5pt" type="#_x0000_t202">
                <v:textbox inset="0,0,0,0">
                  <w:txbxContent>
                    <w:p xmlns:wp14="http://schemas.microsoft.com/office/word/2010/wordml" w14:paraId="2A542072" wp14:textId="77777777">
                      <w:pPr>
                        <w:spacing w:before="158"/>
                        <w:ind w:left="135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students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{"S1",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"S2",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"S3",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"S4",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"S5"}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present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{"S1",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"S2",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"S4"}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eligible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{"S1",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"S2",</w:t>
                      </w:r>
                      <w:r>
                        <w:rPr>
                          <w:rFonts w:ascii="Courier New"/>
                          <w:color w:val="1D283B"/>
                          <w:spacing w:val="-2"/>
                          <w:sz w:val="15"/>
                        </w:rPr>
                        <w:t>"S3"}</w:t>
                      </w:r>
                    </w:p>
                    <w:p xmlns:wp14="http://schemas.microsoft.com/office/word/2010/wordml" w14:paraId="54D2A5F5" wp14:textId="77777777">
                      <w:pPr>
                        <w:spacing w:before="30"/>
                        <w:ind w:left="135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present_and_eligible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present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&amp;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eligible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not_eligible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students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-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eligible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either_group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=</w:t>
                      </w:r>
                      <w:r>
                        <w:rPr>
                          <w:rFonts w:ascii="Courier New"/>
                          <w:color w:val="1D283B"/>
                          <w:spacing w:val="-2"/>
                          <w:sz w:val="15"/>
                        </w:rPr>
                        <w:t>present</w:t>
                      </w:r>
                    </w:p>
                    <w:p xmlns:wp14="http://schemas.microsoft.com/office/word/2010/wordml" w14:paraId="61F3192D" wp14:textId="77777777">
                      <w:pPr>
                        <w:spacing w:before="30" w:line="283" w:lineRule="auto"/>
                        <w:ind w:left="135" w:right="0" w:firstLine="0"/>
                        <w:jc w:val="left"/>
                        <w:rPr>
                          <w:rFonts w:ascii="Courier New"/>
                          <w:color w:val="000000"/>
                          <w:sz w:val="15"/>
                        </w:rPr>
                      </w:pP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|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eligible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print("Present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&amp;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eligible:",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present_and_eligible)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print("Not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eligible:",</w:t>
                      </w:r>
                      <w:r>
                        <w:rPr>
                          <w:rFonts w:ascii="Courier New"/>
                          <w:color w:val="1D283B"/>
                          <w:sz w:val="15"/>
                        </w:rPr>
                        <w:t>not_eligible) print("Union:", either_group)</w:t>
                      </w:r>
                    </w:p>
                  </w:txbxContent>
                </v:textbox>
                <v:fill type="solid"/>
                <v:stroke dashstyle="solid"/>
                <w10:wrap xmlns:w10="urn:schemas-microsoft-com:office:word" type="none"/>
              </v:shape>
            </w:pict>
          </mc:Fallback>
        </mc:AlternateContent>
      </w:r>
    </w:p>
    <w:p xmlns:wp14="http://schemas.microsoft.com/office/word/2010/wordml" w14:paraId="463F29E8" wp14:textId="7A018623">
      <w:pPr>
        <w:pStyle w:val="BodyText"/>
        <w:spacing w:before="365"/>
      </w:pPr>
    </w:p>
    <w:p w:rsidR="1F12C10E" w:rsidP="1F12C10E" w:rsidRDefault="1F12C10E" w14:paraId="6C50C14D" w14:textId="53DAB3BB">
      <w:pPr>
        <w:pStyle w:val="BodyText"/>
        <w:spacing w:before="365"/>
      </w:pPr>
    </w:p>
    <w:p w:rsidR="1F12C10E" w:rsidP="1F12C10E" w:rsidRDefault="1F12C10E" w14:paraId="42B7B3F3" w14:textId="484FDDD1">
      <w:pPr>
        <w:pStyle w:val="BodyText"/>
        <w:spacing w:before="365"/>
        <w:rPr>
          <w:rFonts w:ascii="Arial"/>
          <w:b w:val="1"/>
          <w:bCs w:val="1"/>
          <w:sz w:val="32"/>
          <w:szCs w:val="32"/>
        </w:rPr>
      </w:pPr>
    </w:p>
    <w:p w:rsidR="1F12C10E" w:rsidP="1F12C10E" w:rsidRDefault="1F12C10E" w14:paraId="15C565F3" w14:textId="5F5072FE">
      <w:pPr>
        <w:pStyle w:val="BodyText"/>
        <w:spacing w:before="365"/>
        <w:rPr>
          <w:rFonts w:ascii="Arial"/>
          <w:b w:val="1"/>
          <w:bCs w:val="1"/>
          <w:sz w:val="32"/>
          <w:szCs w:val="32"/>
        </w:rPr>
      </w:pPr>
    </w:p>
    <w:p w:rsidR="1F12C10E" w:rsidP="1F12C10E" w:rsidRDefault="1F12C10E" w14:paraId="6EB43815" w14:textId="59CC9079">
      <w:pPr>
        <w:pStyle w:val="BodyText"/>
        <w:spacing w:before="365"/>
        <w:rPr>
          <w:rFonts w:ascii="Arial"/>
          <w:b w:val="1"/>
          <w:bCs w:val="1"/>
          <w:sz w:val="32"/>
          <w:szCs w:val="32"/>
        </w:rPr>
      </w:pPr>
    </w:p>
    <w:p w:rsidR="1F12C10E" w:rsidP="1F12C10E" w:rsidRDefault="1F12C10E" w14:paraId="5AEB49BA" w14:textId="0E56B9BF">
      <w:pPr>
        <w:pStyle w:val="BodyText"/>
        <w:spacing w:before="365"/>
        <w:rPr>
          <w:rFonts w:ascii="Arial"/>
          <w:b w:val="1"/>
          <w:bCs w:val="1"/>
          <w:sz w:val="32"/>
          <w:szCs w:val="32"/>
        </w:rPr>
      </w:pPr>
    </w:p>
    <w:p w:rsidR="1F12C10E" w:rsidP="1F12C10E" w:rsidRDefault="1F12C10E" w14:paraId="64593FC2" w14:textId="5964967C">
      <w:pPr>
        <w:pStyle w:val="BodyText"/>
        <w:spacing w:before="365"/>
        <w:rPr>
          <w:rFonts w:ascii="Arial"/>
          <w:b w:val="1"/>
          <w:bCs w:val="1"/>
          <w:sz w:val="32"/>
          <w:szCs w:val="32"/>
        </w:rPr>
      </w:pPr>
    </w:p>
    <w:p w:rsidR="1F12C10E" w:rsidP="1F12C10E" w:rsidRDefault="1F12C10E" w14:paraId="08B976D2" w14:textId="2007B42B">
      <w:pPr>
        <w:pStyle w:val="BodyText"/>
        <w:spacing w:before="365"/>
        <w:rPr>
          <w:rFonts w:ascii="Arial"/>
          <w:b w:val="1"/>
          <w:bCs w:val="1"/>
          <w:sz w:val="32"/>
          <w:szCs w:val="32"/>
        </w:rPr>
      </w:pPr>
    </w:p>
    <w:p w:rsidR="1F12C10E" w:rsidP="1F12C10E" w:rsidRDefault="1F12C10E" w14:paraId="18E3BA70" w14:textId="7DA664AE">
      <w:pPr>
        <w:pStyle w:val="BodyText"/>
        <w:spacing w:before="365"/>
        <w:rPr>
          <w:rFonts w:ascii="Arial"/>
          <w:b w:val="1"/>
          <w:bCs w:val="1"/>
          <w:sz w:val="32"/>
          <w:szCs w:val="32"/>
        </w:rPr>
      </w:pPr>
    </w:p>
    <w:p xmlns:wp14="http://schemas.microsoft.com/office/word/2010/wordml" w14:paraId="3B7B4B86" wp14:textId="778A1F7A">
      <w:pPr>
        <w:pStyle w:val="Heading1"/>
        <w:numPr>
          <w:ilvl w:val="0"/>
          <w:numId w:val="2"/>
        </w:numPr>
        <w:tabs>
          <w:tab w:val="left" w:leader="none" w:pos="823"/>
        </w:tabs>
        <w:spacing w:before="0" w:after="0" w:line="240" w:lineRule="auto"/>
        <w:ind w:left="823" w:right="0" w:hanging="533"/>
        <w:jc w:val="left"/>
        <w:rPr/>
        <w:sectPr>
          <w:pgSz w:w="11910" w:h="16840" w:orient="portrait"/>
          <w:pgMar w:top="1080" w:right="850" w:bottom="660" w:left="850" w:header="0" w:footer="467"/>
          <w:cols w:num="1"/>
        </w:sectPr>
      </w:pPr>
      <w:r w:rsidR="1F12C10E">
        <w:rPr>
          <w:color w:val="162454"/>
          <w:spacing w:val="-2"/>
        </w:rPr>
        <w:t>Advantage</w:t>
      </w:r>
      <w:r w:rsidRPr="1F12C10E" w:rsidR="19D78149">
        <w:rPr>
          <w:color w:val="162454"/>
        </w:rPr>
        <w:t>s</w:t>
      </w:r>
    </w:p>
    <w:p xmlns:wp14="http://schemas.microsoft.com/office/word/2010/wordml" w:rsidP="1F12C10E" w14:paraId="1D4194F0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74" w:after="0" w:line="240" w:lineRule="auto"/>
        <w:ind w:left="409" w:right="0" w:hanging="119"/>
        <w:jc w:val="left"/>
        <w:rPr>
          <w:sz w:val="19"/>
          <w:szCs w:val="19"/>
        </w:rPr>
      </w:pPr>
      <w:r w:rsidRPr="1F12C10E" w:rsidR="1F12C10E">
        <w:rPr>
          <w:color w:val="1D283B"/>
          <w:sz w:val="19"/>
          <w:szCs w:val="19"/>
        </w:rPr>
        <w:t xml:space="preserve">Simple mathematical representation of attendance </w:t>
      </w:r>
      <w:r w:rsidRPr="1F12C10E" w:rsidR="1F12C10E">
        <w:rPr>
          <w:color w:val="1D283B"/>
          <w:spacing w:val="-2"/>
          <w:sz w:val="19"/>
          <w:szCs w:val="19"/>
        </w:rPr>
        <w:t>groups.</w:t>
      </w:r>
    </w:p>
    <w:p xmlns:wp14="http://schemas.microsoft.com/office/word/2010/wordml" w:rsidP="1F12C10E" w14:paraId="4AEEA1FD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6" w:after="0" w:line="240" w:lineRule="auto"/>
        <w:ind w:left="409" w:right="0" w:hanging="119"/>
        <w:jc w:val="left"/>
        <w:rPr>
          <w:sz w:val="19"/>
          <w:szCs w:val="19"/>
        </w:rPr>
      </w:pPr>
      <w:r w:rsidRPr="1F12C10E" w:rsidR="1F12C10E">
        <w:rPr>
          <w:color w:val="1D283B"/>
          <w:sz w:val="19"/>
          <w:szCs w:val="19"/>
        </w:rPr>
        <w:t xml:space="preserve">Fast comparison of student groups using standard set </w:t>
      </w:r>
      <w:r w:rsidRPr="1F12C10E" w:rsidR="1F12C10E">
        <w:rPr>
          <w:color w:val="1D283B"/>
          <w:spacing w:val="-2"/>
          <w:sz w:val="19"/>
          <w:szCs w:val="19"/>
        </w:rPr>
        <w:t>operations.</w:t>
      </w:r>
    </w:p>
    <w:p xmlns:wp14="http://schemas.microsoft.com/office/word/2010/wordml" w:rsidP="1F12C10E" w14:paraId="39FE9406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5" w:after="0" w:line="240" w:lineRule="auto"/>
        <w:ind w:left="409" w:right="0" w:hanging="119"/>
        <w:jc w:val="left"/>
        <w:rPr>
          <w:sz w:val="19"/>
          <w:szCs w:val="19"/>
        </w:rPr>
      </w:pPr>
      <w:r w:rsidRPr="1F12C10E" w:rsidR="1F12C10E">
        <w:rPr>
          <w:color w:val="1D283B"/>
          <w:sz w:val="19"/>
          <w:szCs w:val="19"/>
        </w:rPr>
        <w:t xml:space="preserve">Reduces repetitive manual </w:t>
      </w:r>
      <w:r w:rsidRPr="1F12C10E" w:rsidR="1F12C10E">
        <w:rPr>
          <w:color w:val="1D283B"/>
          <w:spacing w:val="-2"/>
          <w:sz w:val="19"/>
          <w:szCs w:val="19"/>
        </w:rPr>
        <w:t>calculations.</w:t>
      </w:r>
    </w:p>
    <w:p xmlns:wp14="http://schemas.microsoft.com/office/word/2010/wordml" w:rsidP="1F12C10E" w14:paraId="51871C07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6" w:after="0" w:line="240" w:lineRule="auto"/>
        <w:ind w:left="409" w:right="0" w:hanging="119"/>
        <w:jc w:val="left"/>
        <w:rPr>
          <w:sz w:val="19"/>
          <w:szCs w:val="19"/>
        </w:rPr>
      </w:pPr>
      <w:r w:rsidRPr="1F12C10E" w:rsidR="1F12C10E">
        <w:rPr>
          <w:color w:val="1D283B"/>
          <w:sz w:val="19"/>
          <w:szCs w:val="19"/>
        </w:rPr>
        <w:t xml:space="preserve">Easy to explain and implement in </w:t>
      </w:r>
      <w:r w:rsidRPr="1F12C10E" w:rsidR="1F12C10E">
        <w:rPr>
          <w:color w:val="1D283B"/>
          <w:spacing w:val="-2"/>
          <w:sz w:val="19"/>
          <w:szCs w:val="19"/>
        </w:rPr>
        <w:t>Python.</w:t>
      </w:r>
    </w:p>
    <w:p xmlns:wp14="http://schemas.microsoft.com/office/word/2010/wordml" w:rsidP="1F12C10E" w14:paraId="003A2A7A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5" w:after="0" w:line="240" w:lineRule="auto"/>
        <w:ind w:left="409" w:right="0" w:hanging="119"/>
        <w:jc w:val="left"/>
        <w:rPr>
          <w:sz w:val="19"/>
          <w:szCs w:val="19"/>
        </w:rPr>
      </w:pPr>
      <w:r w:rsidRPr="1F12C10E" w:rsidR="1F12C10E">
        <w:rPr>
          <w:color w:val="1D283B"/>
          <w:sz w:val="19"/>
          <w:szCs w:val="19"/>
        </w:rPr>
        <w:t xml:space="preserve">Can be extended to multiple subjects, semesters and attendance </w:t>
      </w:r>
      <w:r w:rsidRPr="1F12C10E" w:rsidR="1F12C10E">
        <w:rPr>
          <w:color w:val="1D283B"/>
          <w:spacing w:val="-2"/>
          <w:sz w:val="19"/>
          <w:szCs w:val="19"/>
        </w:rPr>
        <w:t>rules.</w:t>
      </w:r>
    </w:p>
    <w:p xmlns:wp14="http://schemas.microsoft.com/office/word/2010/wordml" w:rsidP="1F12C10E" wp14:textId="77777777" w14:paraId="2A6342E6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6" w:after="0" w:line="240" w:lineRule="auto"/>
        <w:ind w:left="409" w:right="0" w:hanging="119"/>
        <w:jc w:val="left"/>
        <w:rPr>
          <w:sz w:val="19"/>
          <w:szCs w:val="19"/>
        </w:rPr>
      </w:pPr>
      <w:r w:rsidRPr="1F12C10E" w:rsidR="1F12C10E">
        <w:rPr>
          <w:color w:val="1D283B"/>
          <w:sz w:val="19"/>
          <w:szCs w:val="19"/>
        </w:rPr>
        <w:t xml:space="preserve">Provides a foundation for automated alerts and </w:t>
      </w:r>
      <w:r w:rsidRPr="1F12C10E" w:rsidR="1F12C10E">
        <w:rPr>
          <w:color w:val="1D283B"/>
          <w:spacing w:val="-2"/>
          <w:sz w:val="19"/>
          <w:szCs w:val="19"/>
        </w:rPr>
        <w:t>dashboards.</w:t>
      </w:r>
    </w:p>
    <w:p xmlns:wp14="http://schemas.microsoft.com/office/word/2010/wordml" w14:paraId="3A0FF5F2" wp14:textId="77777777">
      <w:pPr>
        <w:pStyle w:val="BodyText"/>
        <w:spacing w:before="15"/>
        <w:rPr>
          <w:ins w:author="Ayush pal" w:date="2026-09-21T20:03:16.23Z" w16du:dateUtc="2026-09-21T20:03:16.23Z" w:id="171982086"/>
        </w:rPr>
      </w:pPr>
    </w:p>
    <w:p w:rsidR="1F12C10E" w:rsidP="1F12C10E" w:rsidRDefault="1F12C10E" w14:paraId="22537F9B" w14:textId="2628F330">
      <w:pPr>
        <w:pStyle w:val="BodyText"/>
        <w:spacing w:before="15"/>
        <w:rPr>
          <w:ins w:author="Ayush pal" w:date="2026-09-21T20:03:16.83Z" w16du:dateUtc="2026-09-21T20:03:16.83Z" w:id="129152587"/>
        </w:rPr>
      </w:pPr>
    </w:p>
    <w:p w:rsidR="1F12C10E" w:rsidP="1F12C10E" w:rsidRDefault="1F12C10E" w14:paraId="5BDE0061" w14:textId="11B2E8E5">
      <w:pPr>
        <w:pStyle w:val="BodyText"/>
        <w:spacing w:before="15"/>
        <w:rPr>
          <w:ins w:author="Ayush pal" w:date="2026-09-21T20:03:17.953Z" w16du:dateUtc="2026-09-21T20:03:17.953Z" w:id="1862677750"/>
        </w:rPr>
      </w:pPr>
    </w:p>
    <w:p w:rsidR="1F12C10E" w:rsidP="1F12C10E" w:rsidRDefault="1F12C10E" w14:paraId="51524275" w14:textId="04499486">
      <w:pPr>
        <w:pStyle w:val="BodyText"/>
        <w:spacing w:before="15"/>
      </w:pPr>
    </w:p>
    <w:p xmlns:wp14="http://schemas.microsoft.com/office/word/2010/wordml" w14:paraId="4C40825A" wp14:textId="77777777">
      <w:pPr>
        <w:pStyle w:val="Heading1"/>
        <w:numPr>
          <w:ilvl w:val="0"/>
          <w:numId w:val="2"/>
        </w:numPr>
        <w:tabs>
          <w:tab w:val="left" w:leader="none" w:pos="823"/>
        </w:tabs>
        <w:spacing w:before="0" w:after="0" w:line="240" w:lineRule="auto"/>
        <w:ind w:left="823" w:right="0" w:hanging="533"/>
        <w:jc w:val="left"/>
      </w:pPr>
      <w:r>
        <w:rPr>
          <w:color w:val="162454"/>
          <w:spacing w:val="-2"/>
        </w:rPr>
        <w:t>Limitations</w:t>
      </w:r>
    </w:p>
    <w:p xmlns:wp14="http://schemas.microsoft.com/office/word/2010/wordml" w14:paraId="43463631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4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The accuracy of analysis depends on the accuracy of input attendance </w:t>
      </w:r>
      <w:r>
        <w:rPr>
          <w:color w:val="1D283B"/>
          <w:spacing w:val="-2"/>
          <w:sz w:val="19"/>
        </w:rPr>
        <w:t>records.</w:t>
      </w:r>
    </w:p>
    <w:p xmlns:wp14="http://schemas.microsoft.com/office/word/2010/wordml" w14:paraId="23A975A9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5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Set operations alone do not replace secure data storage or </w:t>
      </w:r>
      <w:r>
        <w:rPr>
          <w:color w:val="1D283B"/>
          <w:spacing w:val="-2"/>
          <w:sz w:val="19"/>
        </w:rPr>
        <w:t>authentication.</w:t>
      </w:r>
    </w:p>
    <w:p xmlns:wp14="http://schemas.microsoft.com/office/word/2010/wordml" w14:paraId="4D08D0E3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6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Complex institutional rules may require additional business </w:t>
      </w:r>
      <w:r>
        <w:rPr>
          <w:color w:val="1D283B"/>
          <w:spacing w:val="-2"/>
          <w:sz w:val="19"/>
        </w:rPr>
        <w:t>logic.</w:t>
      </w:r>
    </w:p>
    <w:p xmlns:wp14="http://schemas.microsoft.com/office/word/2010/wordml" w14:paraId="3BB6FE68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5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IoT-based collection introduces hardware, network and maintenance </w:t>
      </w:r>
      <w:r>
        <w:rPr>
          <w:color w:val="1D283B"/>
          <w:spacing w:val="-2"/>
          <w:sz w:val="19"/>
        </w:rPr>
        <w:t>requirements.</w:t>
      </w:r>
    </w:p>
    <w:p xmlns:wp14="http://schemas.microsoft.com/office/word/2010/wordml" w14:paraId="60DE2929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6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Biometric or camera-based implementations require careful privacy and security </w:t>
      </w:r>
      <w:r>
        <w:rPr>
          <w:color w:val="1D283B"/>
          <w:spacing w:val="-2"/>
          <w:sz w:val="19"/>
        </w:rPr>
        <w:t>controls.</w:t>
      </w:r>
    </w:p>
    <w:p xmlns:wp14="http://schemas.microsoft.com/office/word/2010/wordml" w14:paraId="5630AD66" wp14:textId="77777777">
      <w:pPr>
        <w:pStyle w:val="BodyText"/>
        <w:spacing w:before="15"/>
        <w:rPr>
          <w:ins w:author="Ayush pal" w:date="2026-09-21T20:03:23.74Z" w16du:dateUtc="2026-09-21T20:03:23.74Z" w:id="1731345842"/>
        </w:rPr>
      </w:pPr>
    </w:p>
    <w:p w:rsidR="1F12C10E" w:rsidP="1F12C10E" w:rsidRDefault="1F12C10E" w14:paraId="08AA3D02" w14:textId="55073F4B">
      <w:pPr>
        <w:pStyle w:val="BodyText"/>
        <w:spacing w:before="15"/>
        <w:rPr>
          <w:ins w:author="Ayush pal" w:date="2026-09-21T20:03:24.241Z" w16du:dateUtc="2026-09-21T20:03:24.241Z" w:id="1598832146"/>
        </w:rPr>
      </w:pPr>
    </w:p>
    <w:p w:rsidR="1F12C10E" w:rsidP="1F12C10E" w:rsidRDefault="1F12C10E" w14:paraId="2EFFF325" w14:textId="3553E771">
      <w:pPr>
        <w:pStyle w:val="BodyText"/>
        <w:spacing w:before="15"/>
        <w:rPr>
          <w:ins w:author="Ayush pal" w:date="2026-09-21T20:03:24.63Z" w16du:dateUtc="2026-09-21T20:03:24.63Z" w:id="1934865490"/>
        </w:rPr>
      </w:pPr>
    </w:p>
    <w:p w:rsidR="1F12C10E" w:rsidP="1F12C10E" w:rsidRDefault="1F12C10E" w14:paraId="5AE95C44" w14:textId="468CFD08">
      <w:pPr>
        <w:pStyle w:val="BodyText"/>
        <w:spacing w:before="15"/>
      </w:pPr>
    </w:p>
    <w:p xmlns:wp14="http://schemas.microsoft.com/office/word/2010/wordml" w14:paraId="1CFFE05F" wp14:textId="77777777">
      <w:pPr>
        <w:pStyle w:val="Heading1"/>
        <w:numPr>
          <w:ilvl w:val="0"/>
          <w:numId w:val="2"/>
        </w:numPr>
        <w:tabs>
          <w:tab w:val="left" w:leader="none" w:pos="823"/>
        </w:tabs>
        <w:spacing w:before="0" w:after="0" w:line="240" w:lineRule="auto"/>
        <w:ind w:left="823" w:right="0" w:hanging="533"/>
        <w:jc w:val="left"/>
      </w:pPr>
      <w:r>
        <w:rPr>
          <w:color w:val="162454"/>
          <w:spacing w:val="-2"/>
        </w:rPr>
        <w:t>Applications</w:t>
      </w:r>
    </w:p>
    <w:p xmlns:wp14="http://schemas.microsoft.com/office/word/2010/wordml" w14:paraId="61829076" wp14:textId="77777777">
      <w:pPr>
        <w:pStyle w:val="BodyText"/>
        <w:spacing w:before="4"/>
        <w:rPr>
          <w:rFonts w:ascii="Arial"/>
          <w:b/>
          <w:sz w:val="16"/>
        </w:rPr>
      </w:pPr>
    </w:p>
    <w:tbl>
      <w:tblPr>
        <w:tblW w:w="0" w:type="auto"/>
        <w:jc w:val="left"/>
        <w:tblInd w:w="856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5670"/>
      </w:tblGrid>
      <w:tr xmlns:wp14="http://schemas.microsoft.com/office/word/2010/wordml" w14:paraId="15863D90" wp14:textId="77777777">
        <w:trPr>
          <w:trHeight w:val="394" w:hRule="atLeast"/>
        </w:trPr>
        <w:tc>
          <w:tcPr>
            <w:tcW w:w="2835" w:type="dxa"/>
            <w:shd w:val="clear" w:color="auto" w:fill="162454"/>
          </w:tcPr>
          <w:p w14:paraId="2BCC458A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Application</w:t>
            </w:r>
          </w:p>
        </w:tc>
        <w:tc>
          <w:tcPr>
            <w:tcW w:w="5670" w:type="dxa"/>
            <w:shd w:val="clear" w:color="auto" w:fill="162454"/>
          </w:tcPr>
          <w:p w14:paraId="69A9204E" wp14:textId="77777777">
            <w:pPr>
              <w:pStyle w:val="TableParagraph"/>
              <w:ind w:left="1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5"/>
                <w:sz w:val="19"/>
              </w:rPr>
              <w:t>Use</w:t>
            </w:r>
          </w:p>
        </w:tc>
      </w:tr>
      <w:tr xmlns:wp14="http://schemas.microsoft.com/office/word/2010/wordml" w14:paraId="6EEE29EE" wp14:textId="77777777">
        <w:trPr>
          <w:trHeight w:val="393" w:hRule="atLeast"/>
        </w:trPr>
        <w:tc>
          <w:tcPr>
            <w:tcW w:w="2835" w:type="dxa"/>
          </w:tcPr>
          <w:p w14:paraId="7B8E2318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Classroom </w:t>
            </w:r>
            <w:r>
              <w:rPr>
                <w:color w:val="1D283B"/>
                <w:spacing w:val="-2"/>
                <w:sz w:val="19"/>
              </w:rPr>
              <w:t>attendance</w:t>
            </w:r>
          </w:p>
        </w:tc>
        <w:tc>
          <w:tcPr>
            <w:tcW w:w="5670" w:type="dxa"/>
          </w:tcPr>
          <w:p w14:paraId="3BE31C95" wp14:textId="77777777"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1D283B"/>
                <w:sz w:val="19"/>
              </w:rPr>
              <w:t>Identify present, absent and low-attendance </w:t>
            </w:r>
            <w:r>
              <w:rPr>
                <w:color w:val="1D283B"/>
                <w:spacing w:val="-2"/>
                <w:sz w:val="19"/>
              </w:rPr>
              <w:t>students.</w:t>
            </w:r>
          </w:p>
        </w:tc>
      </w:tr>
      <w:tr xmlns:wp14="http://schemas.microsoft.com/office/word/2010/wordml" w14:paraId="19DCDD4E" wp14:textId="77777777">
        <w:trPr>
          <w:trHeight w:val="393" w:hRule="atLeast"/>
        </w:trPr>
        <w:tc>
          <w:tcPr>
            <w:tcW w:w="2835" w:type="dxa"/>
            <w:shd w:val="clear" w:color="auto" w:fill="F7F9FB"/>
          </w:tcPr>
          <w:p w14:paraId="0AEC48E8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Subject-wise </w:t>
            </w:r>
            <w:r>
              <w:rPr>
                <w:color w:val="1D283B"/>
                <w:spacing w:val="-2"/>
                <w:sz w:val="19"/>
              </w:rPr>
              <w:t>analysis</w:t>
            </w:r>
          </w:p>
        </w:tc>
        <w:tc>
          <w:tcPr>
            <w:tcW w:w="5670" w:type="dxa"/>
            <w:shd w:val="clear" w:color="auto" w:fill="F7F9FB"/>
          </w:tcPr>
          <w:p w14:paraId="220DE5BB" wp14:textId="77777777"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1D283B"/>
                <w:sz w:val="19"/>
              </w:rPr>
              <w:t>Compare attendance groups for different </w:t>
            </w:r>
            <w:r>
              <w:rPr>
                <w:color w:val="1D283B"/>
                <w:spacing w:val="-2"/>
                <w:sz w:val="19"/>
              </w:rPr>
              <w:t>subjects.</w:t>
            </w:r>
          </w:p>
        </w:tc>
      </w:tr>
      <w:tr xmlns:wp14="http://schemas.microsoft.com/office/word/2010/wordml" w14:paraId="6C3174E0" wp14:textId="77777777">
        <w:trPr>
          <w:trHeight w:val="393" w:hRule="atLeast"/>
        </w:trPr>
        <w:tc>
          <w:tcPr>
            <w:tcW w:w="2835" w:type="dxa"/>
          </w:tcPr>
          <w:p w14:paraId="0E9B6192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Exam </w:t>
            </w:r>
            <w:r>
              <w:rPr>
                <w:color w:val="1D283B"/>
                <w:spacing w:val="-2"/>
                <w:sz w:val="19"/>
              </w:rPr>
              <w:t>eligibility</w:t>
            </w:r>
          </w:p>
        </w:tc>
        <w:tc>
          <w:tcPr>
            <w:tcW w:w="5670" w:type="dxa"/>
          </w:tcPr>
          <w:p w14:paraId="2E8CCB0E" wp14:textId="77777777"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1D283B"/>
                <w:sz w:val="19"/>
              </w:rPr>
              <w:t>Create an eligibility set using a configured attendance </w:t>
            </w:r>
            <w:r>
              <w:rPr>
                <w:color w:val="1D283B"/>
                <w:spacing w:val="-2"/>
                <w:sz w:val="19"/>
              </w:rPr>
              <w:t>rule.</w:t>
            </w:r>
          </w:p>
        </w:tc>
      </w:tr>
      <w:tr xmlns:wp14="http://schemas.microsoft.com/office/word/2010/wordml" w14:paraId="7D6229D2" wp14:textId="77777777">
        <w:trPr>
          <w:trHeight w:val="394" w:hRule="atLeast"/>
        </w:trPr>
        <w:tc>
          <w:tcPr>
            <w:tcW w:w="2835" w:type="dxa"/>
            <w:shd w:val="clear" w:color="auto" w:fill="F7F9FB"/>
          </w:tcPr>
          <w:p w14:paraId="363B9E21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Academic </w:t>
            </w:r>
            <w:r>
              <w:rPr>
                <w:color w:val="1D283B"/>
                <w:spacing w:val="-2"/>
                <w:sz w:val="19"/>
              </w:rPr>
              <w:t>alerts</w:t>
            </w:r>
          </w:p>
        </w:tc>
        <w:tc>
          <w:tcPr>
            <w:tcW w:w="5670" w:type="dxa"/>
            <w:shd w:val="clear" w:color="auto" w:fill="F7F9FB"/>
          </w:tcPr>
          <w:p w14:paraId="0B750818" wp14:textId="77777777"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1D283B"/>
                <w:sz w:val="19"/>
              </w:rPr>
              <w:t>Flag students who enter a low-attendance </w:t>
            </w:r>
            <w:r>
              <w:rPr>
                <w:color w:val="1D283B"/>
                <w:spacing w:val="-2"/>
                <w:sz w:val="19"/>
              </w:rPr>
              <w:t>group.</w:t>
            </w:r>
          </w:p>
        </w:tc>
      </w:tr>
      <w:tr xmlns:wp14="http://schemas.microsoft.com/office/word/2010/wordml" w14:paraId="784B4ADD" wp14:textId="77777777">
        <w:trPr>
          <w:trHeight w:val="393" w:hRule="atLeast"/>
        </w:trPr>
        <w:tc>
          <w:tcPr>
            <w:tcW w:w="2835" w:type="dxa"/>
          </w:tcPr>
          <w:p w14:paraId="28EAE682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Department </w:t>
            </w:r>
            <w:r>
              <w:rPr>
                <w:color w:val="1D283B"/>
                <w:spacing w:val="-2"/>
                <w:sz w:val="19"/>
              </w:rPr>
              <w:t>dashboards</w:t>
            </w:r>
          </w:p>
        </w:tc>
        <w:tc>
          <w:tcPr>
            <w:tcW w:w="5670" w:type="dxa"/>
          </w:tcPr>
          <w:p w14:paraId="2D665F4A" wp14:textId="77777777"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1D283B"/>
                <w:sz w:val="19"/>
              </w:rPr>
              <w:t>Summarise attendance at class or department </w:t>
            </w:r>
            <w:r>
              <w:rPr>
                <w:color w:val="1D283B"/>
                <w:spacing w:val="-2"/>
                <w:sz w:val="19"/>
              </w:rPr>
              <w:t>level.</w:t>
            </w:r>
          </w:p>
        </w:tc>
      </w:tr>
      <w:tr xmlns:wp14="http://schemas.microsoft.com/office/word/2010/wordml" w14:paraId="690C0545" wp14:textId="77777777">
        <w:trPr>
          <w:trHeight w:val="393" w:hRule="atLeast"/>
        </w:trPr>
        <w:tc>
          <w:tcPr>
            <w:tcW w:w="2835" w:type="dxa"/>
            <w:shd w:val="clear" w:color="auto" w:fill="F7F9FB"/>
          </w:tcPr>
          <w:p w14:paraId="0B2C4A7D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IoT attendance </w:t>
            </w:r>
            <w:r>
              <w:rPr>
                <w:color w:val="1D283B"/>
                <w:spacing w:val="-2"/>
                <w:sz w:val="19"/>
              </w:rPr>
              <w:t>systems</w:t>
            </w:r>
          </w:p>
        </w:tc>
        <w:tc>
          <w:tcPr>
            <w:tcW w:w="5670" w:type="dxa"/>
            <w:shd w:val="clear" w:color="auto" w:fill="F7F9FB"/>
          </w:tcPr>
          <w:p w14:paraId="326B1C9A" wp14:textId="77777777">
            <w:pPr>
              <w:pStyle w:val="TableParagraph"/>
              <w:ind w:left="118"/>
              <w:rPr>
                <w:sz w:val="19"/>
              </w:rPr>
            </w:pPr>
            <w:r>
              <w:rPr>
                <w:color w:val="1D283B"/>
                <w:sz w:val="19"/>
              </w:rPr>
              <w:t>Analyse</w:t>
            </w:r>
            <w:r>
              <w:rPr>
                <w:color w:val="1D283B"/>
                <w:spacing w:val="-2"/>
                <w:sz w:val="19"/>
              </w:rPr>
              <w:t> </w:t>
            </w:r>
            <w:r>
              <w:rPr>
                <w:color w:val="1D283B"/>
                <w:sz w:val="19"/>
              </w:rPr>
              <w:t>records</w:t>
            </w:r>
            <w:r>
              <w:rPr>
                <w:color w:val="1D283B"/>
                <w:spacing w:val="-2"/>
                <w:sz w:val="19"/>
              </w:rPr>
              <w:t> </w:t>
            </w:r>
            <w:r>
              <w:rPr>
                <w:color w:val="1D283B"/>
                <w:sz w:val="19"/>
              </w:rPr>
              <w:t>collected</w:t>
            </w:r>
            <w:r>
              <w:rPr>
                <w:color w:val="1D283B"/>
                <w:spacing w:val="-2"/>
                <w:sz w:val="19"/>
              </w:rPr>
              <w:t> </w:t>
            </w:r>
            <w:r>
              <w:rPr>
                <w:color w:val="1D283B"/>
                <w:sz w:val="19"/>
              </w:rPr>
              <w:t>automatically</w:t>
            </w:r>
            <w:r>
              <w:rPr>
                <w:color w:val="1D283B"/>
                <w:spacing w:val="-2"/>
                <w:sz w:val="19"/>
              </w:rPr>
              <w:t> </w:t>
            </w:r>
            <w:r>
              <w:rPr>
                <w:color w:val="1D283B"/>
                <w:sz w:val="19"/>
              </w:rPr>
              <w:t>from</w:t>
            </w:r>
            <w:r>
              <w:rPr>
                <w:color w:val="1D283B"/>
                <w:spacing w:val="-2"/>
                <w:sz w:val="19"/>
              </w:rPr>
              <w:t> </w:t>
            </w:r>
            <w:r>
              <w:rPr>
                <w:color w:val="1D283B"/>
                <w:sz w:val="19"/>
              </w:rPr>
              <w:t>connected</w:t>
            </w:r>
            <w:r>
              <w:rPr>
                <w:color w:val="1D283B"/>
                <w:spacing w:val="-2"/>
                <w:sz w:val="19"/>
              </w:rPr>
              <w:t> devices.</w:t>
            </w:r>
          </w:p>
        </w:tc>
      </w:tr>
    </w:tbl>
    <w:p xmlns:wp14="http://schemas.microsoft.com/office/word/2010/wordml" w14:paraId="2BA226A1" wp14:textId="77777777">
      <w:pPr>
        <w:pStyle w:val="TableParagraph"/>
        <w:spacing w:after="0"/>
        <w:rPr>
          <w:sz w:val="19"/>
        </w:rPr>
        <w:sectPr>
          <w:pgSz w:w="11910" w:h="16840" w:orient="portrait"/>
          <w:pgMar w:top="1060" w:right="850" w:bottom="660" w:left="850" w:header="0" w:footer="467"/>
          <w:cols w:num="1"/>
        </w:sectPr>
      </w:pPr>
    </w:p>
    <w:p xmlns:wp14="http://schemas.microsoft.com/office/word/2010/wordml" w14:paraId="02B75B39" wp14:textId="77777777">
      <w:pPr>
        <w:pStyle w:val="Heading1"/>
        <w:numPr>
          <w:ilvl w:val="0"/>
          <w:numId w:val="2"/>
        </w:numPr>
        <w:tabs>
          <w:tab w:val="left" w:leader="none" w:pos="823"/>
        </w:tabs>
        <w:spacing w:before="62" w:after="0" w:line="240" w:lineRule="auto"/>
        <w:ind w:left="823" w:right="0" w:hanging="533"/>
        <w:jc w:val="left"/>
      </w:pPr>
      <w:r>
        <w:rPr>
          <w:color w:val="162454"/>
        </w:rPr>
        <w:t>Future </w:t>
      </w:r>
      <w:r>
        <w:rPr>
          <w:color w:val="162454"/>
          <w:spacing w:val="-2"/>
        </w:rPr>
        <w:t>Scope</w:t>
      </w:r>
    </w:p>
    <w:p xmlns:wp14="http://schemas.microsoft.com/office/word/2010/wordml" w14:paraId="12CF0F66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4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Develop a responsive web or mobile dashboard for students and </w:t>
      </w:r>
      <w:r>
        <w:rPr>
          <w:color w:val="1D283B"/>
          <w:spacing w:val="-2"/>
          <w:sz w:val="19"/>
        </w:rPr>
        <w:t>faculty.</w:t>
      </w:r>
    </w:p>
    <w:p xmlns:wp14="http://schemas.microsoft.com/office/word/2010/wordml" w14:paraId="2848DC65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6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Integrate secure RFID, QR or other attendance devices for automated data </w:t>
      </w:r>
      <w:r>
        <w:rPr>
          <w:color w:val="1D283B"/>
          <w:spacing w:val="-2"/>
          <w:sz w:val="19"/>
        </w:rPr>
        <w:t>capture.</w:t>
      </w:r>
    </w:p>
    <w:p xmlns:wp14="http://schemas.microsoft.com/office/word/2010/wordml" w14:paraId="5AA7E4DC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5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Add subject-wise, semester-wise and year-wise </w:t>
      </w:r>
      <w:r>
        <w:rPr>
          <w:color w:val="1D283B"/>
          <w:spacing w:val="-2"/>
          <w:sz w:val="19"/>
        </w:rPr>
        <w:t>analytics.</w:t>
      </w:r>
    </w:p>
    <w:p xmlns:wp14="http://schemas.microsoft.com/office/word/2010/wordml" w14:paraId="700C16FA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6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Provide configurable attendance thresholds and institutional </w:t>
      </w:r>
      <w:r>
        <w:rPr>
          <w:color w:val="1D283B"/>
          <w:spacing w:val="-2"/>
          <w:sz w:val="19"/>
        </w:rPr>
        <w:t>rules.</w:t>
      </w:r>
    </w:p>
    <w:p xmlns:wp14="http://schemas.microsoft.com/office/word/2010/wordml" w14:paraId="2F689E62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5" w:after="0" w:line="240" w:lineRule="auto"/>
        <w:ind w:left="409" w:right="0" w:hanging="119"/>
        <w:jc w:val="left"/>
        <w:rPr>
          <w:sz w:val="19"/>
        </w:rPr>
      </w:pPr>
      <w:r>
        <w:rPr>
          <w:color w:val="1D283B"/>
          <w:sz w:val="19"/>
        </w:rPr>
        <w:t>Add role-based access control and audit </w:t>
      </w:r>
      <w:r>
        <w:rPr>
          <w:color w:val="1D283B"/>
          <w:spacing w:val="-2"/>
          <w:sz w:val="19"/>
        </w:rPr>
        <w:t>logs.</w:t>
      </w:r>
    </w:p>
    <w:p xmlns:wp14="http://schemas.microsoft.com/office/word/2010/wordml" w14:paraId="3AE9C907" wp14:textId="77777777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6" w:after="0" w:line="240" w:lineRule="auto"/>
        <w:ind w:left="409" w:right="0" w:hanging="119"/>
        <w:jc w:val="left"/>
        <w:rPr>
          <w:sz w:val="19"/>
        </w:rPr>
      </w:pPr>
      <w:r w:rsidRPr="1F12C10E" w:rsidR="1F12C10E">
        <w:rPr>
          <w:color w:val="1D283B"/>
          <w:sz w:val="19"/>
          <w:szCs w:val="19"/>
        </w:rPr>
        <w:t xml:space="preserve">Use data visualisation to show attendance trends and risk </w:t>
      </w:r>
      <w:r w:rsidRPr="1F12C10E" w:rsidR="1F12C10E">
        <w:rPr>
          <w:color w:val="1D283B"/>
          <w:spacing w:val="-2"/>
          <w:sz w:val="19"/>
          <w:szCs w:val="19"/>
        </w:rPr>
        <w:t>indicators.</w:t>
      </w:r>
    </w:p>
    <w:p xmlns:wp14="http://schemas.microsoft.com/office/word/2010/wordml" w:rsidP="1F12C10E" w14:paraId="7B60522D" wp14:textId="740590AB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5" w:after="0" w:line="240" w:lineRule="auto"/>
        <w:ind w:left="409" w:right="0" w:hanging="119"/>
        <w:jc w:val="left"/>
        <w:rPr>
          <w:sz w:val="19"/>
          <w:szCs w:val="19"/>
        </w:rPr>
      </w:pPr>
      <w:r w:rsidRPr="1F12C10E" w:rsidR="1F12C10E">
        <w:rPr>
          <w:color w:val="1D283B"/>
          <w:sz w:val="19"/>
          <w:szCs w:val="19"/>
        </w:rPr>
        <w:t xml:space="preserve">Integrate notifications through approved institutional communication </w:t>
      </w:r>
      <w:r w:rsidRPr="1F12C10E" w:rsidR="1F12C10E">
        <w:rPr>
          <w:color w:val="1D283B"/>
          <w:sz w:val="19"/>
          <w:szCs w:val="19"/>
        </w:rPr>
        <w:t>channels.</w:t>
      </w:r>
    </w:p>
    <w:p xmlns:wp14="http://schemas.microsoft.com/office/word/2010/wordml" w:rsidP="1F12C10E" w14:paraId="5ABE5263" wp14:textId="46A180D0">
      <w:pPr>
        <w:pStyle w:val="ListParagraph"/>
        <w:numPr>
          <w:ilvl w:val="1"/>
          <w:numId w:val="2"/>
        </w:numPr>
        <w:tabs>
          <w:tab w:val="left" w:leader="none" w:pos="409"/>
        </w:tabs>
        <w:spacing w:before="206" w:after="0" w:line="312" w:lineRule="auto"/>
        <w:ind w:left="290" w:right="309" w:firstLine="0"/>
        <w:jc w:val="left"/>
        <w:rPr>
          <w:sz w:val="19"/>
          <w:szCs w:val="19"/>
        </w:rPr>
      </w:pPr>
      <w:r w:rsidRPr="1F12C10E" w:rsidR="1F12C10E">
        <w:rPr>
          <w:color w:val="1D283B"/>
          <w:sz w:val="19"/>
          <w:szCs w:val="19"/>
        </w:rPr>
        <w:t>Explore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predictive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analytics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for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identifying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students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who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may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need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academic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support,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while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keeping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such</w:t>
      </w:r>
      <w:r w:rsidRPr="1F12C10E" w:rsidR="1F12C10E">
        <w:rPr>
          <w:color w:val="1D283B"/>
          <w:spacing w:val="-3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 xml:space="preserve">outputs </w:t>
      </w:r>
      <w:r w:rsidRPr="1F12C10E" w:rsidR="1F12C10E">
        <w:rPr>
          <w:color w:val="1D283B"/>
          <w:spacing w:val="-2"/>
          <w:sz w:val="19"/>
          <w:szCs w:val="19"/>
        </w:rPr>
        <w:t>advisory</w:t>
      </w:r>
      <w:ins w:author="Ayush pal" w:date="2026-09-21T20:03:40.512Z" w16du:dateUtc="2026-09-21T20:03:40.512Z" w:id="633593272">
        <w:r w:rsidRPr="1F12C10E" w:rsidR="60660229">
          <w:rPr>
            <w:color w:val="1D283B"/>
            <w:sz w:val="19"/>
            <w:szCs w:val="19"/>
          </w:rPr>
          <w:t>.</w:t>
        </w:r>
      </w:ins>
      <w:del w:author="Ayush pal" w:date="2026-09-21T20:03:39.162Z" w16du:dateUtc="2026-09-21T20:03:39.162Z" w:id="808322279">
        <w:r w:rsidRPr="1F12C10E" w:rsidDel="1F12C10E">
          <w:rPr>
            <w:color w:val="1D283B"/>
            <w:sz w:val="19"/>
            <w:szCs w:val="19"/>
          </w:rPr>
          <w:delText>.</w:delText>
        </w:r>
      </w:del>
    </w:p>
    <w:p xmlns:wp14="http://schemas.microsoft.com/office/word/2010/wordml" w14:paraId="37E4580B" wp14:textId="77777777">
      <w:pPr>
        <w:pStyle w:val="Heading1"/>
        <w:numPr>
          <w:ilvl w:val="0"/>
          <w:numId w:val="2"/>
        </w:numPr>
        <w:tabs>
          <w:tab w:val="left" w:leader="none" w:pos="823"/>
        </w:tabs>
        <w:spacing w:before="168" w:after="0" w:line="240" w:lineRule="auto"/>
        <w:ind w:left="823" w:right="0" w:hanging="533"/>
        <w:jc w:val="left"/>
      </w:pPr>
      <w:r>
        <w:rPr>
          <w:color w:val="162454"/>
        </w:rPr>
        <w:t>Expected </w:t>
      </w:r>
      <w:r>
        <w:rPr>
          <w:color w:val="162454"/>
          <w:spacing w:val="-2"/>
        </w:rPr>
        <w:t>Outcomes</w:t>
      </w:r>
    </w:p>
    <w:p xmlns:wp14="http://schemas.microsoft.com/office/word/2010/wordml" w14:paraId="17AD93B2" wp14:textId="77777777">
      <w:pPr>
        <w:pStyle w:val="BodyText"/>
        <w:spacing w:before="4"/>
        <w:rPr>
          <w:rFonts w:ascii="Arial"/>
          <w:b/>
          <w:sz w:val="16"/>
        </w:rPr>
      </w:pPr>
    </w:p>
    <w:tbl>
      <w:tblPr>
        <w:tblW w:w="0" w:type="auto"/>
        <w:jc w:val="left"/>
        <w:tblInd w:w="856" w:type="dxa"/>
        <w:tblBorders>
          <w:top w:val="single" w:color="CAD4E1" w:sz="4" w:space="0"/>
          <w:left w:val="single" w:color="CAD4E1" w:sz="4" w:space="0"/>
          <w:bottom w:val="single" w:color="CAD4E1" w:sz="4" w:space="0"/>
          <w:right w:val="single" w:color="CAD4E1" w:sz="4" w:space="0"/>
          <w:insideH w:val="single" w:color="CAD4E1" w:sz="4" w:space="0"/>
          <w:insideV w:val="single" w:color="CAD4E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5386"/>
      </w:tblGrid>
      <w:tr xmlns:wp14="http://schemas.microsoft.com/office/word/2010/wordml" w14:paraId="719FFEC1" wp14:textId="77777777">
        <w:trPr>
          <w:trHeight w:val="394" w:hRule="atLeast"/>
        </w:trPr>
        <w:tc>
          <w:tcPr>
            <w:tcW w:w="3118" w:type="dxa"/>
            <w:shd w:val="clear" w:color="auto" w:fill="162454"/>
          </w:tcPr>
          <w:p w14:paraId="70DE9F48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pacing w:val="-2"/>
                <w:sz w:val="19"/>
              </w:rPr>
              <w:t>Outcome</w:t>
            </w:r>
          </w:p>
        </w:tc>
        <w:tc>
          <w:tcPr>
            <w:tcW w:w="5386" w:type="dxa"/>
            <w:shd w:val="clear" w:color="auto" w:fill="162454"/>
          </w:tcPr>
          <w:p w14:paraId="4633A2DC" wp14:textId="77777777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D283B"/>
                <w:sz w:val="19"/>
              </w:rPr>
              <w:t>Expected </w:t>
            </w:r>
            <w:r>
              <w:rPr>
                <w:rFonts w:ascii="Arial"/>
                <w:b/>
                <w:color w:val="1D283B"/>
                <w:spacing w:val="-2"/>
                <w:sz w:val="19"/>
              </w:rPr>
              <w:t>result</w:t>
            </w:r>
          </w:p>
        </w:tc>
      </w:tr>
      <w:tr xmlns:wp14="http://schemas.microsoft.com/office/word/2010/wordml" w14:paraId="1CA974F8" wp14:textId="77777777">
        <w:trPr>
          <w:trHeight w:val="393" w:hRule="atLeast"/>
        </w:trPr>
        <w:tc>
          <w:tcPr>
            <w:tcW w:w="3118" w:type="dxa"/>
          </w:tcPr>
          <w:p w14:paraId="741BF95C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Structured attendance </w:t>
            </w:r>
            <w:r>
              <w:rPr>
                <w:color w:val="1D283B"/>
                <w:spacing w:val="-4"/>
                <w:sz w:val="19"/>
              </w:rPr>
              <w:t>data</w:t>
            </w:r>
          </w:p>
        </w:tc>
        <w:tc>
          <w:tcPr>
            <w:tcW w:w="5386" w:type="dxa"/>
          </w:tcPr>
          <w:p w14:paraId="263CFAC7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Records organised into reusable student </w:t>
            </w:r>
            <w:r>
              <w:rPr>
                <w:color w:val="1D283B"/>
                <w:spacing w:val="-2"/>
                <w:sz w:val="19"/>
              </w:rPr>
              <w:t>groups.</w:t>
            </w:r>
          </w:p>
        </w:tc>
      </w:tr>
      <w:tr xmlns:wp14="http://schemas.microsoft.com/office/word/2010/wordml" w14:paraId="19997DB2" wp14:textId="77777777">
        <w:trPr>
          <w:trHeight w:val="677" w:hRule="atLeast"/>
        </w:trPr>
        <w:tc>
          <w:tcPr>
            <w:tcW w:w="3118" w:type="dxa"/>
            <w:shd w:val="clear" w:color="auto" w:fill="F7F9FB"/>
          </w:tcPr>
          <w:p w14:paraId="42A84085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Set-based </w:t>
            </w:r>
            <w:r>
              <w:rPr>
                <w:color w:val="1D283B"/>
                <w:spacing w:val="-2"/>
                <w:sz w:val="19"/>
              </w:rPr>
              <w:t>analysis</w:t>
            </w:r>
          </w:p>
        </w:tc>
        <w:tc>
          <w:tcPr>
            <w:tcW w:w="5386" w:type="dxa"/>
            <w:shd w:val="clear" w:color="auto" w:fill="F7F9FB"/>
          </w:tcPr>
          <w:p w14:paraId="4D67681B" wp14:textId="77777777">
            <w:pPr>
              <w:pStyle w:val="TableParagraph"/>
              <w:spacing w:line="312" w:lineRule="auto"/>
              <w:rPr>
                <w:sz w:val="19"/>
              </w:rPr>
            </w:pPr>
            <w:r>
              <w:rPr>
                <w:color w:val="1D283B"/>
                <w:sz w:val="19"/>
              </w:rPr>
              <w:t>Quick</w:t>
            </w:r>
            <w:r>
              <w:rPr>
                <w:color w:val="1D283B"/>
                <w:spacing w:val="-7"/>
                <w:sz w:val="19"/>
              </w:rPr>
              <w:t> </w:t>
            </w:r>
            <w:r>
              <w:rPr>
                <w:color w:val="1D283B"/>
                <w:sz w:val="19"/>
              </w:rPr>
              <w:t>identification</w:t>
            </w:r>
            <w:r>
              <w:rPr>
                <w:color w:val="1D283B"/>
                <w:spacing w:val="-7"/>
                <w:sz w:val="19"/>
              </w:rPr>
              <w:t> </w:t>
            </w:r>
            <w:r>
              <w:rPr>
                <w:color w:val="1D283B"/>
                <w:sz w:val="19"/>
              </w:rPr>
              <w:t>of</w:t>
            </w:r>
            <w:r>
              <w:rPr>
                <w:color w:val="1D283B"/>
                <w:spacing w:val="-7"/>
                <w:sz w:val="19"/>
              </w:rPr>
              <w:t> </w:t>
            </w:r>
            <w:r>
              <w:rPr>
                <w:color w:val="1D283B"/>
                <w:sz w:val="19"/>
              </w:rPr>
              <w:t>common,</w:t>
            </w:r>
            <w:r>
              <w:rPr>
                <w:color w:val="1D283B"/>
                <w:spacing w:val="-7"/>
                <w:sz w:val="19"/>
              </w:rPr>
              <w:t> </w:t>
            </w:r>
            <w:r>
              <w:rPr>
                <w:color w:val="1D283B"/>
                <w:sz w:val="19"/>
              </w:rPr>
              <w:t>eligible</w:t>
            </w:r>
            <w:r>
              <w:rPr>
                <w:color w:val="1D283B"/>
                <w:spacing w:val="-7"/>
                <w:sz w:val="19"/>
              </w:rPr>
              <w:t> </w:t>
            </w:r>
            <w:r>
              <w:rPr>
                <w:color w:val="1D283B"/>
                <w:sz w:val="19"/>
              </w:rPr>
              <w:t>and</w:t>
            </w:r>
            <w:r>
              <w:rPr>
                <w:color w:val="1D283B"/>
                <w:spacing w:val="-7"/>
                <w:sz w:val="19"/>
              </w:rPr>
              <w:t> </w:t>
            </w:r>
            <w:r>
              <w:rPr>
                <w:color w:val="1D283B"/>
                <w:sz w:val="19"/>
              </w:rPr>
              <w:t>low-</w:t>
            </w:r>
            <w:r>
              <w:rPr>
                <w:color w:val="1D283B"/>
                <w:sz w:val="19"/>
              </w:rPr>
              <w:t>attendance </w:t>
            </w:r>
            <w:r>
              <w:rPr>
                <w:color w:val="1D283B"/>
                <w:spacing w:val="-2"/>
                <w:sz w:val="19"/>
              </w:rPr>
              <w:t>groups.</w:t>
            </w:r>
          </w:p>
        </w:tc>
      </w:tr>
      <w:tr xmlns:wp14="http://schemas.microsoft.com/office/word/2010/wordml" w14:paraId="59E37A49" wp14:textId="77777777">
        <w:trPr>
          <w:trHeight w:val="394" w:hRule="atLeast"/>
        </w:trPr>
        <w:tc>
          <w:tcPr>
            <w:tcW w:w="3118" w:type="dxa"/>
          </w:tcPr>
          <w:p w14:paraId="2EFCBBAF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Reduced manual </w:t>
            </w:r>
            <w:r>
              <w:rPr>
                <w:color w:val="1D283B"/>
                <w:spacing w:val="-4"/>
                <w:sz w:val="19"/>
              </w:rPr>
              <w:t>work</w:t>
            </w:r>
          </w:p>
        </w:tc>
        <w:tc>
          <w:tcPr>
            <w:tcW w:w="5386" w:type="dxa"/>
          </w:tcPr>
          <w:p w14:paraId="3B645F8D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Automated calculations and </w:t>
            </w:r>
            <w:r>
              <w:rPr>
                <w:color w:val="1D283B"/>
                <w:spacing w:val="-2"/>
                <w:sz w:val="19"/>
              </w:rPr>
              <w:t>summaries.</w:t>
            </w:r>
          </w:p>
        </w:tc>
      </w:tr>
      <w:tr xmlns:wp14="http://schemas.microsoft.com/office/word/2010/wordml" w14:paraId="48394096" wp14:textId="77777777">
        <w:trPr>
          <w:trHeight w:val="393" w:hRule="atLeast"/>
        </w:trPr>
        <w:tc>
          <w:tcPr>
            <w:tcW w:w="3118" w:type="dxa"/>
            <w:shd w:val="clear" w:color="auto" w:fill="F7F9FB"/>
          </w:tcPr>
          <w:p w14:paraId="45B52190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Improved </w:t>
            </w:r>
            <w:r>
              <w:rPr>
                <w:color w:val="1D283B"/>
                <w:spacing w:val="-2"/>
                <w:sz w:val="19"/>
              </w:rPr>
              <w:t>visibility</w:t>
            </w:r>
          </w:p>
        </w:tc>
        <w:tc>
          <w:tcPr>
            <w:tcW w:w="5386" w:type="dxa"/>
            <w:shd w:val="clear" w:color="auto" w:fill="F7F9FB"/>
          </w:tcPr>
          <w:p w14:paraId="409C6F53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Clear reports for students and authorised </w:t>
            </w:r>
            <w:r>
              <w:rPr>
                <w:color w:val="1D283B"/>
                <w:spacing w:val="-2"/>
                <w:sz w:val="19"/>
              </w:rPr>
              <w:t>faculty.</w:t>
            </w:r>
          </w:p>
        </w:tc>
      </w:tr>
      <w:tr xmlns:wp14="http://schemas.microsoft.com/office/word/2010/wordml" w14:paraId="1562482E" wp14:textId="77777777">
        <w:trPr>
          <w:trHeight w:val="393" w:hRule="atLeast"/>
        </w:trPr>
        <w:tc>
          <w:tcPr>
            <w:tcW w:w="3118" w:type="dxa"/>
          </w:tcPr>
          <w:p w14:paraId="0BA84419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pacing w:val="-2"/>
                <w:sz w:val="19"/>
              </w:rPr>
              <w:t>Extensibility</w:t>
            </w:r>
          </w:p>
        </w:tc>
        <w:tc>
          <w:tcPr>
            <w:tcW w:w="5386" w:type="dxa"/>
          </w:tcPr>
          <w:p w14:paraId="71A4667B" wp14:textId="77777777">
            <w:pPr>
              <w:pStyle w:val="TableParagraph"/>
              <w:rPr>
                <w:sz w:val="19"/>
              </w:rPr>
            </w:pPr>
            <w:r>
              <w:rPr>
                <w:color w:val="1D283B"/>
                <w:sz w:val="19"/>
              </w:rPr>
              <w:t>Architecture suitable for future web and IoT </w:t>
            </w:r>
            <w:r>
              <w:rPr>
                <w:color w:val="1D283B"/>
                <w:spacing w:val="-2"/>
                <w:sz w:val="19"/>
              </w:rPr>
              <w:t>integration.</w:t>
            </w:r>
          </w:p>
        </w:tc>
      </w:tr>
    </w:tbl>
    <w:p xmlns:wp14="http://schemas.microsoft.com/office/word/2010/wordml" w14:paraId="6B9F341D" wp14:textId="77777777">
      <w:pPr>
        <w:pStyle w:val="Heading1"/>
        <w:numPr>
          <w:ilvl w:val="0"/>
          <w:numId w:val="2"/>
        </w:numPr>
        <w:tabs>
          <w:tab w:val="left" w:leader="none" w:pos="823"/>
        </w:tabs>
        <w:spacing w:before="178" w:after="0" w:line="240" w:lineRule="auto"/>
        <w:ind w:left="823" w:right="0" w:hanging="533"/>
        <w:jc w:val="left"/>
      </w:pPr>
      <w:r>
        <w:rPr>
          <w:color w:val="162454"/>
          <w:spacing w:val="-2"/>
        </w:rPr>
        <w:t>Conclusion</w:t>
      </w:r>
    </w:p>
    <w:p xmlns:wp14="http://schemas.microsoft.com/office/word/2010/wordml" w14:paraId="20C0BC7F" wp14:textId="77777777">
      <w:pPr>
        <w:pStyle w:val="BodyText"/>
        <w:spacing w:before="204" w:line="312" w:lineRule="auto"/>
        <w:ind w:left="290" w:right="299"/>
      </w:pPr>
      <w:r>
        <w:rPr>
          <w:color w:val="1D283B"/>
        </w:rPr>
        <w:t>The </w:t>
      </w:r>
      <w:r>
        <w:rPr>
          <w:rFonts w:ascii="Arial"/>
          <w:b/>
          <w:color w:val="1D283B"/>
        </w:rPr>
        <w:t>Student Attendance Analyser using Set Theory </w:t>
      </w:r>
      <w:r>
        <w:rPr>
          <w:color w:val="1D283B"/>
        </w:rPr>
        <w:t>demonstrates how a fundamental mathematical concept can</w:t>
      </w:r>
      <w:r>
        <w:rPr>
          <w:color w:val="1D283B"/>
          <w:spacing w:val="-3"/>
        </w:rPr>
        <w:t> </w:t>
      </w:r>
      <w:r>
        <w:rPr>
          <w:color w:val="1D283B"/>
        </w:rPr>
        <w:t>be</w:t>
      </w:r>
      <w:r>
        <w:rPr>
          <w:color w:val="1D283B"/>
          <w:spacing w:val="-3"/>
        </w:rPr>
        <w:t> </w:t>
      </w:r>
      <w:r>
        <w:rPr>
          <w:color w:val="1D283B"/>
        </w:rPr>
        <w:t>applied</w:t>
      </w:r>
      <w:r>
        <w:rPr>
          <w:color w:val="1D283B"/>
          <w:spacing w:val="-3"/>
        </w:rPr>
        <w:t> </w:t>
      </w:r>
      <w:r>
        <w:rPr>
          <w:color w:val="1D283B"/>
        </w:rPr>
        <w:t>to</w:t>
      </w:r>
      <w:r>
        <w:rPr>
          <w:color w:val="1D283B"/>
          <w:spacing w:val="-3"/>
        </w:rPr>
        <w:t> </w:t>
      </w:r>
      <w:r>
        <w:rPr>
          <w:color w:val="1D283B"/>
        </w:rPr>
        <w:t>a</w:t>
      </w:r>
      <w:r>
        <w:rPr>
          <w:color w:val="1D283B"/>
          <w:spacing w:val="-3"/>
        </w:rPr>
        <w:t> </w:t>
      </w:r>
      <w:r>
        <w:rPr>
          <w:color w:val="1D283B"/>
        </w:rPr>
        <w:t>practical</w:t>
      </w:r>
      <w:r>
        <w:rPr>
          <w:color w:val="1D283B"/>
          <w:spacing w:val="-3"/>
        </w:rPr>
        <w:t> </w:t>
      </w:r>
      <w:r>
        <w:rPr>
          <w:color w:val="1D283B"/>
        </w:rPr>
        <w:t>college-management</w:t>
      </w:r>
      <w:r>
        <w:rPr>
          <w:color w:val="1D283B"/>
          <w:spacing w:val="-3"/>
        </w:rPr>
        <w:t> </w:t>
      </w:r>
      <w:r>
        <w:rPr>
          <w:color w:val="1D283B"/>
        </w:rPr>
        <w:t>problem.</w:t>
      </w:r>
      <w:r>
        <w:rPr>
          <w:color w:val="1D283B"/>
          <w:spacing w:val="-3"/>
        </w:rPr>
        <w:t> </w:t>
      </w:r>
      <w:r>
        <w:rPr>
          <w:color w:val="1D283B"/>
        </w:rPr>
        <w:t>By</w:t>
      </w:r>
      <w:r>
        <w:rPr>
          <w:color w:val="1D283B"/>
          <w:spacing w:val="-3"/>
        </w:rPr>
        <w:t> </w:t>
      </w:r>
      <w:r>
        <w:rPr>
          <w:color w:val="1D283B"/>
        </w:rPr>
        <w:t>representing</w:t>
      </w:r>
      <w:r>
        <w:rPr>
          <w:color w:val="1D283B"/>
          <w:spacing w:val="-3"/>
        </w:rPr>
        <w:t> </w:t>
      </w:r>
      <w:r>
        <w:rPr>
          <w:color w:val="1D283B"/>
        </w:rPr>
        <w:t>students</w:t>
      </w:r>
      <w:r>
        <w:rPr>
          <w:color w:val="1D283B"/>
          <w:spacing w:val="-3"/>
        </w:rPr>
        <w:t> </w:t>
      </w:r>
      <w:r>
        <w:rPr>
          <w:color w:val="1D283B"/>
        </w:rPr>
        <w:t>as</w:t>
      </w:r>
      <w:r>
        <w:rPr>
          <w:color w:val="1D283B"/>
          <w:spacing w:val="-3"/>
        </w:rPr>
        <w:t> </w:t>
      </w:r>
      <w:r>
        <w:rPr>
          <w:color w:val="1D283B"/>
        </w:rPr>
        <w:t>sets</w:t>
      </w:r>
      <w:r>
        <w:rPr>
          <w:color w:val="1D283B"/>
          <w:spacing w:val="-3"/>
        </w:rPr>
        <w:t> </w:t>
      </w:r>
      <w:r>
        <w:rPr>
          <w:color w:val="1D283B"/>
        </w:rPr>
        <w:t>and</w:t>
      </w:r>
      <w:r>
        <w:rPr>
          <w:color w:val="1D283B"/>
          <w:spacing w:val="-3"/>
        </w:rPr>
        <w:t> </w:t>
      </w:r>
      <w:r>
        <w:rPr>
          <w:color w:val="1D283B"/>
        </w:rPr>
        <w:t>using</w:t>
      </w:r>
      <w:r>
        <w:rPr>
          <w:color w:val="1D283B"/>
          <w:spacing w:val="-3"/>
        </w:rPr>
        <w:t> </w:t>
      </w:r>
      <w:r>
        <w:rPr>
          <w:color w:val="1D283B"/>
        </w:rPr>
        <w:t>operations such as union, intersection, difference and complement, the system can organise attendance information and identify meaningful groups efficiently.</w:t>
      </w:r>
    </w:p>
    <w:p xmlns:wp14="http://schemas.microsoft.com/office/word/2010/wordml" w14:paraId="0ECA5D0E" wp14:textId="77777777">
      <w:pPr>
        <w:pStyle w:val="BodyText"/>
        <w:spacing w:before="139" w:line="312" w:lineRule="auto"/>
        <w:ind w:left="290" w:right="299"/>
        <w:rPr>
          <w:ins w:author="Ayush pal" w:date="2026-09-21T20:04:30.696Z" w16du:dateUtc="2026-09-21T20:04:30.696Z" w:id="1758796833"/>
        </w:rPr>
      </w:pPr>
      <w:r w:rsidR="1F12C10E">
        <w:rPr>
          <w:color w:val="1D283B"/>
        </w:rPr>
        <w:t>The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proposed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approach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is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lightweight,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understandable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and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suitable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for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a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mini-project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or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academic</w:t>
      </w:r>
      <w:r w:rsidR="1F12C10E">
        <w:rPr>
          <w:color w:val="1D283B"/>
          <w:spacing w:val="-3"/>
        </w:rPr>
        <w:t xml:space="preserve"> </w:t>
      </w:r>
      <w:r w:rsidR="1F12C10E">
        <w:rPr>
          <w:color w:val="1D283B"/>
        </w:rPr>
        <w:t>demonstration. Its architecture can also be extended with databases, dashboards and IoT-enabled attendance collection. With appropriate access control, data protection and institutional policies, the project can serve as a foundation for a more complete attendance-management solution.</w:t>
      </w:r>
    </w:p>
    <w:p w:rsidR="1F12C10E" w:rsidP="1F12C10E" w:rsidRDefault="1F12C10E" w14:paraId="6A172122" w14:textId="33FA91A3">
      <w:pPr>
        <w:pStyle w:val="BodyText"/>
        <w:spacing w:before="139" w:line="312" w:lineRule="auto"/>
        <w:ind w:left="290" w:right="299"/>
        <w:rPr>
          <w:ins w:author="Ayush pal" w:date="2026-09-21T20:04:30.978Z" w16du:dateUtc="2026-09-21T20:04:30.978Z" w:id="13754789"/>
          <w:color w:val="1D283B"/>
        </w:rPr>
      </w:pPr>
    </w:p>
    <w:p w:rsidR="1F12C10E" w:rsidP="1F12C10E" w:rsidRDefault="1F12C10E" w14:paraId="6E360EE5" w14:textId="3AB5CC2B">
      <w:pPr>
        <w:pStyle w:val="BodyText"/>
        <w:spacing w:before="139" w:line="312" w:lineRule="auto"/>
        <w:ind w:left="290" w:right="299"/>
        <w:rPr>
          <w:ins w:author="Ayush pal" w:date="2026-09-21T20:04:31.184Z" w16du:dateUtc="2026-09-21T20:04:31.184Z" w:id="977638338"/>
          <w:color w:val="1D283B"/>
        </w:rPr>
      </w:pPr>
    </w:p>
    <w:p w:rsidR="1F12C10E" w:rsidP="1F12C10E" w:rsidRDefault="1F12C10E" w14:paraId="1415AAA0" w14:textId="7FE6C699">
      <w:pPr>
        <w:pStyle w:val="BodyText"/>
        <w:spacing w:before="139" w:line="312" w:lineRule="auto"/>
        <w:ind w:left="290" w:right="299"/>
        <w:rPr>
          <w:ins w:author="Ayush pal" w:date="2026-09-21T20:04:31.361Z" w16du:dateUtc="2026-09-21T20:04:31.361Z" w:id="770284946"/>
          <w:color w:val="1D283B"/>
        </w:rPr>
      </w:pPr>
    </w:p>
    <w:p w:rsidR="1F12C10E" w:rsidP="1F12C10E" w:rsidRDefault="1F12C10E" w14:paraId="4CF8220B" w14:textId="68A1BBA8">
      <w:pPr>
        <w:pStyle w:val="BodyText"/>
        <w:spacing w:before="139" w:line="312" w:lineRule="auto"/>
        <w:ind w:left="290" w:right="299"/>
        <w:rPr>
          <w:ins w:author="Ayush pal" w:date="2026-09-21T20:04:31.595Z" w16du:dateUtc="2026-09-21T20:04:31.595Z" w:id="79497581"/>
          <w:color w:val="1D283B"/>
        </w:rPr>
      </w:pPr>
    </w:p>
    <w:p w:rsidR="1F12C10E" w:rsidP="1F12C10E" w:rsidRDefault="1F12C10E" w14:paraId="61BF5210" w14:textId="0FA59F1A">
      <w:pPr>
        <w:pStyle w:val="BodyText"/>
        <w:spacing w:before="139" w:line="312" w:lineRule="auto"/>
        <w:ind w:left="290" w:right="299"/>
        <w:rPr>
          <w:ins w:author="Ayush pal" w:date="2026-09-21T20:04:31.871Z" w16du:dateUtc="2026-09-21T20:04:31.871Z" w:id="1224040983"/>
          <w:color w:val="1D283B"/>
        </w:rPr>
      </w:pPr>
    </w:p>
    <w:p w:rsidR="1F12C10E" w:rsidP="1F12C10E" w:rsidRDefault="1F12C10E" w14:paraId="5A7C0BB2" w14:textId="63E1E7D8">
      <w:pPr>
        <w:pStyle w:val="BodyText"/>
        <w:spacing w:before="139" w:line="312" w:lineRule="auto"/>
        <w:ind w:left="290" w:right="299"/>
        <w:rPr>
          <w:ins w:author="Ayush pal" w:date="2026-09-21T20:04:32.086Z" w16du:dateUtc="2026-09-21T20:04:32.086Z" w:id="460905074"/>
          <w:color w:val="1D283B"/>
        </w:rPr>
      </w:pPr>
    </w:p>
    <w:p w:rsidR="1F12C10E" w:rsidP="1F12C10E" w:rsidRDefault="1F12C10E" w14:paraId="4D6DC28A" w14:textId="04E07021">
      <w:pPr>
        <w:pStyle w:val="BodyText"/>
        <w:spacing w:before="139" w:line="312" w:lineRule="auto"/>
        <w:ind w:left="290" w:right="299"/>
        <w:rPr>
          <w:ins w:author="Ayush pal" w:date="2026-09-21T20:04:32.276Z" w16du:dateUtc="2026-09-21T20:04:32.276Z" w:id="313835800"/>
          <w:color w:val="1D283B"/>
        </w:rPr>
      </w:pPr>
    </w:p>
    <w:p w:rsidR="1F12C10E" w:rsidP="1F12C10E" w:rsidRDefault="1F12C10E" w14:paraId="7041E121" w14:textId="6884CE4A">
      <w:pPr>
        <w:pStyle w:val="BodyText"/>
        <w:spacing w:before="139" w:line="312" w:lineRule="auto"/>
        <w:ind w:left="290" w:right="299"/>
        <w:rPr>
          <w:ins w:author="Ayush pal" w:date="2026-09-21T20:04:32.464Z" w16du:dateUtc="2026-09-21T20:04:32.464Z" w:id="1226054111"/>
          <w:color w:val="1D283B"/>
        </w:rPr>
      </w:pPr>
    </w:p>
    <w:p w:rsidR="1F12C10E" w:rsidP="1F12C10E" w:rsidRDefault="1F12C10E" w14:paraId="4786B57D" w14:textId="0113239B">
      <w:pPr>
        <w:pStyle w:val="BodyText"/>
        <w:spacing w:before="139" w:line="312" w:lineRule="auto"/>
        <w:ind w:left="290" w:right="299"/>
        <w:rPr>
          <w:ins w:author="Ayush pal" w:date="2026-09-21T20:04:54.966Z" w16du:dateUtc="2026-09-21T20:04:54.966Z" w:id="1161458444"/>
          <w:color w:val="1D283B"/>
        </w:rPr>
      </w:pPr>
    </w:p>
    <w:p w:rsidR="1F12C10E" w:rsidP="1F12C10E" w:rsidRDefault="1F12C10E" w14:paraId="3D38D547" w14:textId="1052A313">
      <w:pPr>
        <w:pStyle w:val="BodyText"/>
        <w:spacing w:before="139" w:line="312" w:lineRule="auto"/>
        <w:ind w:left="290" w:right="299"/>
        <w:rPr>
          <w:color w:val="1D283B"/>
        </w:rPr>
      </w:pPr>
    </w:p>
    <w:p xmlns:wp14="http://schemas.microsoft.com/office/word/2010/wordml" w14:paraId="476E51CF" wp14:textId="77777777">
      <w:pPr>
        <w:pStyle w:val="Heading1"/>
        <w:numPr>
          <w:ilvl w:val="0"/>
          <w:numId w:val="2"/>
        </w:numPr>
        <w:tabs>
          <w:tab w:val="left" w:leader="none" w:pos="823"/>
        </w:tabs>
        <w:spacing w:before="168" w:after="0" w:line="240" w:lineRule="auto"/>
        <w:ind w:left="823" w:right="0" w:hanging="533"/>
        <w:jc w:val="left"/>
      </w:pPr>
      <w:r>
        <w:rPr>
          <w:color w:val="162454"/>
          <w:spacing w:val="-2"/>
        </w:rPr>
        <w:t>References</w:t>
      </w:r>
    </w:p>
    <w:p xmlns:wp14="http://schemas.microsoft.com/office/word/2010/wordml" w14:paraId="39944AEE" wp14:textId="77777777">
      <w:pPr>
        <w:pStyle w:val="ListParagraph"/>
        <w:numPr>
          <w:ilvl w:val="0"/>
          <w:numId w:val="3"/>
        </w:numPr>
        <w:tabs>
          <w:tab w:val="left" w:leader="none" w:pos="500"/>
        </w:tabs>
        <w:spacing w:before="204" w:after="0" w:line="312" w:lineRule="auto"/>
        <w:ind w:left="290" w:right="287" w:firstLine="0"/>
        <w:jc w:val="left"/>
        <w:rPr>
          <w:sz w:val="19"/>
        </w:rPr>
      </w:pPr>
      <w:r>
        <w:rPr>
          <w:color w:val="1D283B"/>
          <w:sz w:val="19"/>
        </w:rPr>
        <w:t>R.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P.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Jain,</w:t>
      </w:r>
      <w:r>
        <w:rPr>
          <w:color w:val="1D283B"/>
          <w:spacing w:val="-3"/>
          <w:sz w:val="19"/>
        </w:rPr>
        <w:t> </w:t>
      </w:r>
      <w:r>
        <w:rPr>
          <w:rFonts w:ascii="Arial"/>
          <w:i/>
          <w:color w:val="1D283B"/>
          <w:sz w:val="19"/>
        </w:rPr>
        <w:t>Engineering</w:t>
      </w:r>
      <w:r>
        <w:rPr>
          <w:rFonts w:ascii="Arial"/>
          <w:i/>
          <w:color w:val="1D283B"/>
          <w:spacing w:val="-3"/>
          <w:sz w:val="19"/>
        </w:rPr>
        <w:t> </w:t>
      </w:r>
      <w:r>
        <w:rPr>
          <w:rFonts w:ascii="Arial"/>
          <w:i/>
          <w:color w:val="1D283B"/>
          <w:sz w:val="19"/>
        </w:rPr>
        <w:t>Mathematics</w:t>
      </w:r>
      <w:r>
        <w:rPr>
          <w:rFonts w:ascii="Arial"/>
          <w:i/>
          <w:color w:val="1D283B"/>
          <w:spacing w:val="-3"/>
          <w:sz w:val="19"/>
        </w:rPr>
        <w:t> </w:t>
      </w:r>
      <w:r>
        <w:rPr>
          <w:rFonts w:ascii="Arial"/>
          <w:i/>
          <w:color w:val="1D283B"/>
          <w:sz w:val="19"/>
        </w:rPr>
        <w:t>/</w:t>
      </w:r>
      <w:r>
        <w:rPr>
          <w:rFonts w:ascii="Arial"/>
          <w:i/>
          <w:color w:val="1D283B"/>
          <w:spacing w:val="-3"/>
          <w:sz w:val="19"/>
        </w:rPr>
        <w:t> </w:t>
      </w:r>
      <w:r>
        <w:rPr>
          <w:rFonts w:ascii="Arial"/>
          <w:i/>
          <w:color w:val="1D283B"/>
          <w:sz w:val="19"/>
        </w:rPr>
        <w:t>Discrete</w:t>
      </w:r>
      <w:r>
        <w:rPr>
          <w:rFonts w:ascii="Arial"/>
          <w:i/>
          <w:color w:val="1D283B"/>
          <w:spacing w:val="-3"/>
          <w:sz w:val="19"/>
        </w:rPr>
        <w:t> </w:t>
      </w:r>
      <w:r>
        <w:rPr>
          <w:rFonts w:ascii="Arial"/>
          <w:i/>
          <w:color w:val="1D283B"/>
          <w:sz w:val="19"/>
        </w:rPr>
        <w:t>Mathematics</w:t>
      </w:r>
      <w:r>
        <w:rPr>
          <w:color w:val="1D283B"/>
          <w:sz w:val="19"/>
        </w:rPr>
        <w:t>,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relevant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chapters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on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Set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Theory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and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mathematical </w:t>
      </w:r>
      <w:r>
        <w:rPr>
          <w:color w:val="1D283B"/>
          <w:spacing w:val="-2"/>
          <w:sz w:val="19"/>
        </w:rPr>
        <w:t>structures.</w:t>
      </w:r>
    </w:p>
    <w:p xmlns:wp14="http://schemas.microsoft.com/office/word/2010/wordml" w14:paraId="26809EDC" wp14:textId="77777777">
      <w:pPr>
        <w:pStyle w:val="ListParagraph"/>
        <w:numPr>
          <w:ilvl w:val="0"/>
          <w:numId w:val="3"/>
        </w:numPr>
        <w:tabs>
          <w:tab w:val="left" w:leader="none" w:pos="501"/>
        </w:tabs>
        <w:spacing w:before="140" w:after="0" w:line="240" w:lineRule="auto"/>
        <w:ind w:left="501" w:right="0" w:hanging="211"/>
        <w:jc w:val="left"/>
        <w:rPr>
          <w:sz w:val="19"/>
        </w:rPr>
      </w:pPr>
      <w:r>
        <w:rPr>
          <w:color w:val="1D283B"/>
          <w:sz w:val="19"/>
        </w:rPr>
        <w:t>Kenneth H. Rosen, </w:t>
      </w:r>
      <w:r>
        <w:rPr>
          <w:rFonts w:ascii="Arial"/>
          <w:i/>
          <w:color w:val="1D283B"/>
          <w:sz w:val="19"/>
        </w:rPr>
        <w:t>Discrete Mathematics and Its Applications</w:t>
      </w:r>
      <w:r>
        <w:rPr>
          <w:color w:val="1D283B"/>
          <w:sz w:val="19"/>
        </w:rPr>
        <w:t>, McGraw-Hill, chapters on Sets and </w:t>
      </w:r>
      <w:r>
        <w:rPr>
          <w:color w:val="1D283B"/>
          <w:spacing w:val="-2"/>
          <w:sz w:val="19"/>
        </w:rPr>
        <w:t>Functions.</w:t>
      </w:r>
    </w:p>
    <w:p xmlns:wp14="http://schemas.microsoft.com/office/word/2010/wordml" w14:paraId="556FEDC9" wp14:textId="77777777">
      <w:pPr>
        <w:pStyle w:val="ListParagraph"/>
        <w:numPr>
          <w:ilvl w:val="0"/>
          <w:numId w:val="3"/>
        </w:numPr>
        <w:tabs>
          <w:tab w:val="left" w:leader="none" w:pos="501"/>
        </w:tabs>
        <w:spacing w:before="206" w:after="0" w:line="312" w:lineRule="auto"/>
        <w:ind w:left="290" w:right="998" w:firstLine="0"/>
        <w:jc w:val="left"/>
        <w:rPr>
          <w:sz w:val="19"/>
        </w:rPr>
      </w:pPr>
      <w:r>
        <w:rPr>
          <w:color w:val="1D283B"/>
          <w:sz w:val="19"/>
        </w:rPr>
        <w:t>Python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Software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Foundation,</w:t>
      </w:r>
      <w:r>
        <w:rPr>
          <w:color w:val="1D283B"/>
          <w:spacing w:val="-3"/>
          <w:sz w:val="19"/>
        </w:rPr>
        <w:t> </w:t>
      </w:r>
      <w:r>
        <w:rPr>
          <w:rFonts w:ascii="Arial"/>
          <w:i/>
          <w:color w:val="1D283B"/>
          <w:sz w:val="19"/>
        </w:rPr>
        <w:t>Python</w:t>
      </w:r>
      <w:r>
        <w:rPr>
          <w:rFonts w:ascii="Arial"/>
          <w:i/>
          <w:color w:val="1D283B"/>
          <w:spacing w:val="-3"/>
          <w:sz w:val="19"/>
        </w:rPr>
        <w:t> </w:t>
      </w:r>
      <w:r>
        <w:rPr>
          <w:rFonts w:ascii="Arial"/>
          <w:i/>
          <w:color w:val="1D283B"/>
          <w:sz w:val="19"/>
        </w:rPr>
        <w:t>Documentation</w:t>
      </w:r>
      <w:r>
        <w:rPr>
          <w:color w:val="1D283B"/>
          <w:sz w:val="19"/>
        </w:rPr>
        <w:t>,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documentation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for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built-in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set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operations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and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data </w:t>
      </w:r>
      <w:r>
        <w:rPr>
          <w:color w:val="1D283B"/>
          <w:spacing w:val="-2"/>
          <w:sz w:val="19"/>
        </w:rPr>
        <w:t>structures.</w:t>
      </w:r>
    </w:p>
    <w:p xmlns:wp14="http://schemas.microsoft.com/office/word/2010/wordml" w14:paraId="0737C077" wp14:textId="77777777">
      <w:pPr>
        <w:pStyle w:val="ListParagraph"/>
        <w:numPr>
          <w:ilvl w:val="0"/>
          <w:numId w:val="3"/>
        </w:numPr>
        <w:tabs>
          <w:tab w:val="left" w:leader="none" w:pos="501"/>
        </w:tabs>
        <w:spacing w:before="140" w:after="0" w:line="240" w:lineRule="auto"/>
        <w:ind w:left="501" w:right="0" w:hanging="211"/>
        <w:jc w:val="left"/>
        <w:rPr>
          <w:sz w:val="19"/>
        </w:rPr>
      </w:pPr>
      <w:r>
        <w:rPr>
          <w:color w:val="1D283B"/>
          <w:sz w:val="19"/>
        </w:rPr>
        <w:t>pandas development team, </w:t>
      </w:r>
      <w:r>
        <w:rPr>
          <w:rFonts w:ascii="Arial"/>
          <w:i/>
          <w:color w:val="1D283B"/>
          <w:sz w:val="19"/>
        </w:rPr>
        <w:t>pandas Documentation</w:t>
      </w:r>
      <w:r>
        <w:rPr>
          <w:color w:val="1D283B"/>
          <w:sz w:val="19"/>
        </w:rPr>
        <w:t>, documentation for tabular data </w:t>
      </w:r>
      <w:r>
        <w:rPr>
          <w:color w:val="1D283B"/>
          <w:spacing w:val="-2"/>
          <w:sz w:val="19"/>
        </w:rPr>
        <w:t>processing.</w:t>
      </w:r>
    </w:p>
    <w:p xmlns:wp14="http://schemas.microsoft.com/office/word/2010/wordml" w:rsidP="1F12C10E" w14:paraId="2D6A7489" wp14:textId="77777777">
      <w:pPr>
        <w:pStyle w:val="ListParagraph"/>
        <w:numPr>
          <w:ilvl w:val="0"/>
          <w:numId w:val="3"/>
        </w:numPr>
        <w:tabs>
          <w:tab w:val="left" w:leader="none" w:pos="501"/>
        </w:tabs>
        <w:spacing w:before="205" w:after="0" w:line="312" w:lineRule="auto"/>
        <w:ind w:left="290" w:right="957" w:firstLine="0"/>
        <w:jc w:val="left"/>
        <w:rPr>
          <w:sz w:val="19"/>
          <w:szCs w:val="19"/>
        </w:rPr>
      </w:pPr>
      <w:r w:rsidRPr="1F12C10E" w:rsidR="1F12C10E">
        <w:rPr>
          <w:color w:val="1D283B"/>
          <w:sz w:val="19"/>
          <w:szCs w:val="19"/>
        </w:rPr>
        <w:t>OWASP</w:t>
      </w:r>
      <w:r w:rsidRPr="1F12C10E" w:rsidR="1F12C10E">
        <w:rPr>
          <w:color w:val="1D283B"/>
          <w:spacing w:val="-4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Foundation,</w:t>
      </w:r>
      <w:r w:rsidRPr="1F12C10E" w:rsidR="1F12C10E">
        <w:rPr>
          <w:color w:val="1D283B"/>
          <w:spacing w:val="-4"/>
          <w:sz w:val="19"/>
          <w:szCs w:val="19"/>
        </w:rPr>
        <w:t xml:space="preserve"> </w:t>
      </w:r>
      <w:r w:rsidRPr="1F12C10E" w:rsidR="1F12C10E">
        <w:rPr>
          <w:rFonts w:ascii="Arial"/>
          <w:i w:val="1"/>
          <w:iCs w:val="1"/>
          <w:color w:val="1D283B"/>
          <w:sz w:val="19"/>
          <w:szCs w:val="19"/>
        </w:rPr>
        <w:t>OWASP</w:t>
      </w:r>
      <w:r w:rsidRPr="1F12C10E" w:rsidR="1F12C10E">
        <w:rPr>
          <w:rFonts w:ascii="Arial"/>
          <w:i w:val="1"/>
          <w:iCs w:val="1"/>
          <w:color w:val="1D283B"/>
          <w:spacing w:val="-4"/>
          <w:sz w:val="19"/>
          <w:szCs w:val="19"/>
        </w:rPr>
        <w:t xml:space="preserve"> </w:t>
      </w:r>
      <w:r w:rsidRPr="1F12C10E" w:rsidR="1F12C10E">
        <w:rPr>
          <w:rFonts w:ascii="Arial"/>
          <w:i w:val="1"/>
          <w:iCs w:val="1"/>
          <w:color w:val="1D283B"/>
          <w:sz w:val="19"/>
          <w:szCs w:val="19"/>
        </w:rPr>
        <w:t>Application</w:t>
      </w:r>
      <w:r w:rsidRPr="1F12C10E" w:rsidR="1F12C10E">
        <w:rPr>
          <w:rFonts w:ascii="Arial"/>
          <w:i w:val="1"/>
          <w:iCs w:val="1"/>
          <w:color w:val="1D283B"/>
          <w:spacing w:val="-4"/>
          <w:sz w:val="19"/>
          <w:szCs w:val="19"/>
        </w:rPr>
        <w:t xml:space="preserve"> </w:t>
      </w:r>
      <w:r w:rsidRPr="1F12C10E" w:rsidR="1F12C10E">
        <w:rPr>
          <w:rFonts w:ascii="Arial"/>
          <w:i w:val="1"/>
          <w:iCs w:val="1"/>
          <w:color w:val="1D283B"/>
          <w:sz w:val="19"/>
          <w:szCs w:val="19"/>
        </w:rPr>
        <w:t>Security</w:t>
      </w:r>
      <w:r w:rsidRPr="1F12C10E" w:rsidR="1F12C10E">
        <w:rPr>
          <w:rFonts w:ascii="Arial"/>
          <w:i w:val="1"/>
          <w:iCs w:val="1"/>
          <w:color w:val="1D283B"/>
          <w:spacing w:val="-4"/>
          <w:sz w:val="19"/>
          <w:szCs w:val="19"/>
        </w:rPr>
        <w:t xml:space="preserve"> </w:t>
      </w:r>
      <w:r w:rsidRPr="1F12C10E" w:rsidR="1F12C10E">
        <w:rPr>
          <w:rFonts w:ascii="Arial"/>
          <w:i w:val="1"/>
          <w:iCs w:val="1"/>
          <w:color w:val="1D283B"/>
          <w:sz w:val="19"/>
          <w:szCs w:val="19"/>
        </w:rPr>
        <w:t>Verification</w:t>
      </w:r>
      <w:r w:rsidRPr="1F12C10E" w:rsidR="1F12C10E">
        <w:rPr>
          <w:rFonts w:ascii="Arial"/>
          <w:i w:val="1"/>
          <w:iCs w:val="1"/>
          <w:color w:val="1D283B"/>
          <w:spacing w:val="-4"/>
          <w:sz w:val="19"/>
          <w:szCs w:val="19"/>
        </w:rPr>
        <w:t xml:space="preserve"> </w:t>
      </w:r>
      <w:r w:rsidRPr="1F12C10E" w:rsidR="1F12C10E">
        <w:rPr>
          <w:rFonts w:ascii="Arial"/>
          <w:i w:val="1"/>
          <w:iCs w:val="1"/>
          <w:color w:val="1D283B"/>
          <w:sz w:val="19"/>
          <w:szCs w:val="19"/>
        </w:rPr>
        <w:t>Standard</w:t>
      </w:r>
      <w:r w:rsidRPr="1F12C10E" w:rsidR="1F12C10E">
        <w:rPr>
          <w:color w:val="1D283B"/>
          <w:sz w:val="19"/>
          <w:szCs w:val="19"/>
        </w:rPr>
        <w:t>,</w:t>
      </w:r>
      <w:r w:rsidRPr="1F12C10E" w:rsidR="1F12C10E">
        <w:rPr>
          <w:color w:val="1D283B"/>
          <w:spacing w:val="-4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for</w:t>
      </w:r>
      <w:r w:rsidRPr="1F12C10E" w:rsidR="1F12C10E">
        <w:rPr>
          <w:color w:val="1D283B"/>
          <w:spacing w:val="-4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general</w:t>
      </w:r>
      <w:r w:rsidRPr="1F12C10E" w:rsidR="1F12C10E">
        <w:rPr>
          <w:color w:val="1D283B"/>
          <w:spacing w:val="-4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>application</w:t>
      </w:r>
      <w:r w:rsidRPr="1F12C10E" w:rsidR="1F12C10E">
        <w:rPr>
          <w:color w:val="1D283B"/>
          <w:spacing w:val="-4"/>
          <w:sz w:val="19"/>
          <w:szCs w:val="19"/>
        </w:rPr>
        <w:t xml:space="preserve"> </w:t>
      </w:r>
      <w:r w:rsidRPr="1F12C10E" w:rsidR="1F12C10E">
        <w:rPr>
          <w:color w:val="1D283B"/>
          <w:sz w:val="19"/>
          <w:szCs w:val="19"/>
        </w:rPr>
        <w:t xml:space="preserve">security </w:t>
      </w:r>
      <w:r w:rsidRPr="1F12C10E" w:rsidR="1F12C10E">
        <w:rPr>
          <w:color w:val="1D283B"/>
          <w:spacing w:val="-2"/>
          <w:sz w:val="19"/>
          <w:szCs w:val="19"/>
        </w:rPr>
        <w:t>considerations.</w:t>
      </w:r>
    </w:p>
    <w:p xmlns:wp14="http://schemas.microsoft.com/office/word/2010/wordml" w14:paraId="0DE4B5B7" wp14:textId="77777777">
      <w:pPr>
        <w:pStyle w:val="ListParagraph"/>
        <w:spacing w:after="0" w:line="312" w:lineRule="auto"/>
        <w:jc w:val="left"/>
        <w:rPr>
          <w:sz w:val="19"/>
        </w:rPr>
        <w:sectPr>
          <w:pgSz w:w="11910" w:h="16840" w:orient="portrait"/>
          <w:pgMar w:top="1080" w:right="850" w:bottom="660" w:left="850" w:header="0" w:footer="467"/>
          <w:cols w:num="1"/>
        </w:sectPr>
      </w:pPr>
    </w:p>
    <w:p xmlns:wp14="http://schemas.microsoft.com/office/word/2010/wordml" w:rsidP="1F12C10E" w14:paraId="66204FF1" wp14:textId="630C8930">
      <w:pPr>
        <w:pStyle w:val="BodyText"/>
        <w:tabs>
          <w:tab w:val="left" w:leader="none" w:pos="501"/>
        </w:tabs>
        <w:spacing w:before="74" w:after="0" w:line="312" w:lineRule="auto"/>
        <w:ind w:left="0" w:right="301" w:firstLine="0"/>
        <w:jc w:val="left"/>
        <w:rPr>
          <w:del w:author="Ayush pal" w:date="2026-09-21T20:05:23.115Z" w16du:dateUtc="2026-09-21T20:05:23.115Z" w:id="360507521"/>
          <w:color w:val="1D283B"/>
          <w:sz w:val="19"/>
          <w:szCs w:val="19"/>
        </w:rPr>
      </w:pPr>
    </w:p>
    <w:p xmlns:wp14="http://schemas.microsoft.com/office/word/2010/wordml" w14:paraId="2DBF0D7D" wp14:textId="77777777">
      <w:pPr>
        <w:pStyle w:val="BodyText"/>
        <w:spacing w:before="160"/>
        <w:rPr>
          <w:del w:author="Ayush pal" w:date="2026-09-21T20:05:22.857Z" w16du:dateUtc="2026-09-21T20:05:22.857Z" w:id="2014147628"/>
        </w:rPr>
      </w:pPr>
    </w:p>
    <w:p xmlns:wp14="http://schemas.microsoft.com/office/word/2010/wordml" w14:paraId="3C26C154" wp14:textId="77777777">
      <w:pPr>
        <w:spacing w:before="0"/>
        <w:ind w:left="0" w:right="0" w:firstLine="0"/>
        <w:jc w:val="center"/>
        <w:rPr>
          <w:sz w:val="24"/>
        </w:rPr>
      </w:pPr>
      <w:r>
        <w:rPr>
          <w:color w:val="64748A"/>
          <w:sz w:val="24"/>
        </w:rPr>
        <w:t>— End of Documentation </w:t>
      </w:r>
      <w:r>
        <w:rPr>
          <w:color w:val="64748A"/>
          <w:spacing w:val="-10"/>
          <w:sz w:val="24"/>
        </w:rPr>
        <w:t>—</w:t>
      </w:r>
    </w:p>
    <w:sectPr>
      <w:pgSz w:w="11910" w:h="16840" w:orient="portrait"/>
      <w:pgMar w:top="1060" w:right="850" w:bottom="660" w:left="850" w:header="0" w:footer="46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MS Gothic">
    <w:altName w:val="MS Gothic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7514600A" wp14:textId="77777777"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229440" behindDoc="1" locked="0" layoutInCell="1" allowOverlap="1" wp14:anchorId="35151E9B" wp14:editId="7777777">
              <wp:simplePos x="0" y="0"/>
              <wp:positionH relativeFrom="page">
                <wp:posOffset>647999</wp:posOffset>
              </wp:positionH>
              <wp:positionV relativeFrom="page">
                <wp:posOffset>10223999</wp:posOffset>
              </wp:positionV>
              <wp:extent cx="62642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0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A912F91">
            <v:line style="position:absolute;mso-position-horizontal-relative:page;mso-position-vertical-relative:page;z-index:-16087040" stroked="true" strokecolor="#cad4e1" strokeweight="1pt" from="51.023621pt,805.039368pt" to="544.252001pt,805.039368pt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229952" behindDoc="1" locked="0" layoutInCell="1" allowOverlap="1" wp14:anchorId="236A90CF" wp14:editId="7777777">
              <wp:simplePos x="0" y="0"/>
              <wp:positionH relativeFrom="page">
                <wp:posOffset>635299</wp:posOffset>
              </wp:positionH>
              <wp:positionV relativeFrom="page">
                <wp:posOffset>10305072</wp:posOffset>
              </wp:positionV>
              <wp:extent cx="2021839" cy="13208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21839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2B5D1C77" wp14:textId="77777777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4748A"/>
                              <w:sz w:val="15"/>
                            </w:rPr>
                            <w:t>Student Attendance Analyser Using Set </w:t>
                          </w:r>
                          <w:r>
                            <w:rPr>
                              <w:color w:val="64748A"/>
                              <w:spacing w:val="-2"/>
                              <w:sz w:val="15"/>
                            </w:rPr>
                            <w:t>Theory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8AE0E56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50.023621pt;margin-top:811.423035pt;width:159.2pt;height:10.4pt;mso-position-horizontal-relative:page;mso-position-vertical-relative:page;z-index:-16086528" filled="false" stroked="false" type="#_x0000_t202">
              <v:textbox inset="0,0,0,0">
                <w:txbxContent>
                  <w:p w14:paraId="5879EE30" wp14:textId="77777777"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4748A"/>
                        <w:sz w:val="15"/>
                      </w:rPr>
                      <w:t>Student Attendance Analyser Using Set </w:t>
                    </w:r>
                    <w:r>
                      <w:rPr>
                        <w:color w:val="64748A"/>
                        <w:spacing w:val="-2"/>
                        <w:sz w:val="15"/>
                      </w:rPr>
                      <w:t>Theory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230464" behindDoc="1" locked="0" layoutInCell="1" allowOverlap="1" wp14:anchorId="66083EA2" wp14:editId="7777777">
              <wp:simplePos x="0" y="0"/>
              <wp:positionH relativeFrom="page">
                <wp:posOffset>6544494</wp:posOffset>
              </wp:positionH>
              <wp:positionV relativeFrom="page">
                <wp:posOffset>10305072</wp:posOffset>
              </wp:positionV>
              <wp:extent cx="418465" cy="13208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184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7FEEA38F" wp14:textId="77777777"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4748A"/>
                              <w:sz w:val="15"/>
                            </w:rPr>
                            <w:t>Page </w:t>
                          </w:r>
                          <w:r>
                            <w:rPr>
                              <w:color w:val="64748A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64748A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color w:val="64748A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6EA83F1">
            <v:shape id="docshape2" style="position:absolute;margin-left:515.314514pt;margin-top:811.423035pt;width:32.950pt;height:10.4pt;mso-position-horizontal-relative:page;mso-position-vertical-relative:page;z-index:-16086016" filled="false" stroked="false" type="#_x0000_t202">
              <v:textbox inset="0,0,0,0">
                <w:txbxContent>
                  <w:p w14:paraId="1804BF8F" wp14:textId="77777777">
                    <w:pPr>
                      <w:spacing w:before="15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4748A"/>
                        <w:sz w:val="15"/>
                      </w:rPr>
                      <w:t>Page </w:t>
                    </w:r>
                    <w:r>
                      <w:rPr>
                        <w:color w:val="64748A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4748A"/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color w:val="64748A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4748A"/>
                        <w:spacing w:val="-5"/>
                        <w:sz w:val="15"/>
                      </w:rPr>
                      <w:t>10</w:t>
                    </w:r>
                    <w:r>
                      <w:rPr>
                        <w:color w:val="64748A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7e2ba400"/>
    <w:multiLevelType w:val="hybridMultilevel"/>
    <w:lvl w:ilvl="0">
      <w:start w:val="1"/>
      <w:numFmt w:val="decimal"/>
      <w:lvlText w:val="%1."/>
      <w:lvlJc w:val="left"/>
      <w:pPr>
        <w:ind w:left="290" w:hanging="21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1D283B"/>
        <w:spacing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0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1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1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2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2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3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4" w:hanging="211"/>
      </w:pPr>
      <w:rPr>
        <w:rFonts w:hint="default"/>
        <w:lang w:val="en-US" w:eastAsia="en-US" w:bidi="ar-SA"/>
      </w:rPr>
    </w:lvl>
  </w:abstractNum>
  <w:abstractNum w:abstractNumId="1">
    <w:nsid w:val="264c9ac"/>
    <w:multiLevelType w:val="hybridMultilevel"/>
    <w:lvl w:ilvl="0">
      <w:start w:val="1"/>
      <w:numFmt w:val="decimal"/>
      <w:lvlText w:val="%1."/>
      <w:lvlJc w:val="left"/>
      <w:pPr>
        <w:ind w:left="646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62454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9" w:hanging="120"/>
      </w:pPr>
      <w:rPr>
        <w:rFonts w:hint="default" w:ascii="Arial MT" w:hAnsi="Arial MT" w:eastAsia="Arial MT" w:cs="Arial MT"/>
        <w:b w:val="0"/>
        <w:bCs w:val="0"/>
        <w:i w:val="0"/>
        <w:iCs w:val="0"/>
        <w:color w:val="1D283B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40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5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31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27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2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8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14" w:hanging="120"/>
      </w:pPr>
      <w:rPr>
        <w:rFonts w:hint="default"/>
        <w:lang w:val="en-US" w:eastAsia="en-US" w:bidi="ar-SA"/>
      </w:rPr>
    </w:lvl>
  </w:abstractNum>
  <w:abstractNum w:abstractNumId="0">
    <w:nsid w:val="5ef2d955"/>
    <w:multiLevelType w:val="hybridMultilevel"/>
    <w:lvl w:ilvl="0">
      <w:start w:val="1"/>
      <w:numFmt w:val="decimal"/>
      <w:lvlText w:val="%1"/>
      <w:lvlJc w:val="left"/>
      <w:pPr>
        <w:ind w:left="630" w:hanging="341"/>
        <w:jc w:val="left"/>
      </w:pPr>
      <w:rPr>
        <w:rFonts w:hint="default" w:ascii="Arial" w:hAnsi="Arial" w:eastAsia="Arial" w:cs="Arial"/>
        <w:b/>
        <w:bCs/>
        <w:i w:val="0"/>
        <w:iCs w:val="0"/>
        <w:color w:val="1D283B"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3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9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9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5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2" w:hanging="34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C248221"/>
  <w15:docId w15:val="{85E99CCC-935E-4633-963B-3DC61A947E75}"/>
  <w:rsids>
    <w:rsidRoot w:val="08BC349D"/>
    <w:rsid w:val="08BC349D"/>
    <w:rsid w:val="0A5C9AD0"/>
    <w:rsid w:val="0AC0B779"/>
    <w:rsid w:val="16AEC291"/>
    <w:rsid w:val="19D78149"/>
    <w:rsid w:val="1F12C10E"/>
    <w:rsid w:val="251E78EC"/>
    <w:rsid w:val="27289F5B"/>
    <w:rsid w:val="27289F5B"/>
    <w:rsid w:val="30E96552"/>
    <w:rsid w:val="30E96552"/>
    <w:rsid w:val="3145A87D"/>
    <w:rsid w:val="3A0F1710"/>
    <w:rsid w:val="3A0F1710"/>
    <w:rsid w:val="406F9644"/>
    <w:rsid w:val="4A5873BC"/>
    <w:rsid w:val="4B274378"/>
    <w:rsid w:val="54C6BB74"/>
    <w:rsid w:val="5CBF9A62"/>
    <w:rsid w:val="5E2FD57D"/>
    <w:rsid w:val="60660229"/>
    <w:rsid w:val="6B005FFC"/>
    <w:rsid w:val="6CA526AB"/>
    <w:rsid w:val="70E7351C"/>
    <w:rsid w:val="726665E1"/>
    <w:rsid w:val="79A228AA"/>
    <w:rsid w:val="7D914CD1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2"/>
      <w:ind w:left="645" w:hanging="533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jc w:val="center"/>
      <w:outlineLvl w:val="2"/>
    </w:pPr>
    <w:rPr>
      <w:rFonts w:ascii="Arial MT" w:hAnsi="Arial MT" w:eastAsia="Arial MT" w:cs="Arial MT"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42"/>
      <w:ind w:left="290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1921" w:right="1919" w:hanging="1"/>
      <w:jc w:val="center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10"/>
      <w:ind w:left="409" w:hanging="119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66"/>
      <w:ind w:left="119"/>
    </w:pPr>
    <w:rPr>
      <w:rFonts w:ascii="Arial MT" w:hAnsi="Arial MT" w:eastAsia="Arial MT" w:cs="Arial MT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(anonymous)</dc:creator>
  <dc:subject>(unspecified)</dc:subject>
  <dc:title>(anonymous)</dc:title>
  <dcterms:created xsi:type="dcterms:W3CDTF">2026-09-21T19:53:39.0000000Z</dcterms:created>
  <dcterms:modified xsi:type="dcterms:W3CDTF">2026-09-21T20:05:53.6596564Z</dcterms:modified>
  <lastModifiedBy>Ayush pal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2026-09-21T00:00:00Z</vt:filetime>
  </property>
  <property fmtid="{D5CDD505-2E9C-101B-9397-08002B2CF9AE}" pid="6" name="Producer">
    <vt:lpwstr>ReportLab PDF Library - (opensource)</vt:lpwstr>
  </property>
</Properties>
</file>